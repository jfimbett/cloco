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EEB4" w14:textId="77777777" w:rsidR="00163341" w:rsidRPr="00163341" w:rsidRDefault="00163341" w:rsidP="00163341">
      <w:pPr>
        <w:ind w:left="440"/>
        <w:jc w:val="center"/>
        <w:rPr>
          <w:rFonts w:cs="Times New Roman"/>
          <w:b/>
          <w:bCs/>
        </w:rPr>
      </w:pPr>
      <w:r w:rsidRPr="00163341">
        <w:rPr>
          <w:rFonts w:cs="Times New Roman"/>
          <w:b/>
          <w:bCs/>
        </w:rPr>
        <w:t>Incentives and Risk-Taking in Delegated Portfolio Management: A Contracting Approach</w:t>
      </w:r>
    </w:p>
    <w:p w14:paraId="009D86DB" w14:textId="77777777" w:rsidR="001A62F3" w:rsidRDefault="001A62F3">
      <w:pPr>
        <w:pStyle w:val="Author"/>
      </w:pPr>
    </w:p>
    <w:p w14:paraId="08AA485D" w14:textId="105DFC1C" w:rsidR="00351175" w:rsidRDefault="004873CC">
      <w:pPr>
        <w:pStyle w:val="Author"/>
      </w:pPr>
      <w:r>
        <w:t>Juan F. Imbet</w:t>
      </w:r>
      <w:r>
        <w:br/>
        <w:t>Université Paris Dauphine</w:t>
      </w:r>
    </w:p>
    <w:p w14:paraId="07A6D382" w14:textId="77777777" w:rsidR="00351175" w:rsidRDefault="004873CC">
      <w:pPr>
        <w:pStyle w:val="Author"/>
        <w:rPr>
          <w:ins w:id="0" w:author="Igor Yelnik" w:date="2026-05-05T15:04:00Z" w16du:dateUtc="2026-05-05T14:04:00Z"/>
        </w:rPr>
      </w:pPr>
      <w:r>
        <w:t>Igor Yelnik</w:t>
      </w:r>
      <w:r>
        <w:br/>
        <w:t>Alphidence Capital Ltd</w:t>
      </w:r>
    </w:p>
    <w:p w14:paraId="456D7D76" w14:textId="7B8FF56C" w:rsidR="00425435" w:rsidRDefault="00425435" w:rsidP="00425435">
      <w:pPr>
        <w:pStyle w:val="BodyText"/>
        <w:jc w:val="center"/>
        <w:rPr>
          <w:ins w:id="1" w:author="Igor Yelnik" w:date="2026-05-05T15:05:00Z" w16du:dateUtc="2026-05-05T14:05:00Z"/>
        </w:rPr>
      </w:pPr>
      <w:ins w:id="2" w:author="Igor Yelnik" w:date="2026-05-05T15:04:00Z" w16du:dateUtc="2026-05-05T14:04:00Z">
        <w:r>
          <w:t>Frank J. Fabozzi</w:t>
        </w:r>
      </w:ins>
    </w:p>
    <w:p w14:paraId="2E55D8B4" w14:textId="5FAD9913" w:rsidR="00425435" w:rsidRPr="00425435" w:rsidRDefault="00425435" w:rsidP="00425435">
      <w:pPr>
        <w:pStyle w:val="BodyText"/>
        <w:jc w:val="center"/>
        <w:pPrChange w:id="3" w:author="Igor Yelnik" w:date="2026-05-05T15:04:00Z" w16du:dateUtc="2026-05-05T14:04:00Z">
          <w:pPr>
            <w:pStyle w:val="Author"/>
          </w:pPr>
        </w:pPrChange>
      </w:pPr>
      <w:ins w:id="4" w:author="Igor Yelnik" w:date="2026-05-05T15:05:00Z" w16du:dateUtc="2026-05-05T14:05:00Z">
        <w:r>
          <w:t>Johns Hopkins University</w:t>
        </w:r>
      </w:ins>
    </w:p>
    <w:p w14:paraId="260CCCCA" w14:textId="77777777" w:rsidR="00351175" w:rsidRDefault="004873CC">
      <w:pPr>
        <w:pStyle w:val="Date"/>
      </w:pPr>
      <w:r>
        <w:t>2026-04-08</w:t>
      </w:r>
    </w:p>
    <w:p w14:paraId="54191B74" w14:textId="77777777" w:rsidR="00351175" w:rsidRDefault="004873CC">
      <w:pPr>
        <w:pStyle w:val="AbstractTitle"/>
      </w:pPr>
      <w:r>
        <w:t>Abstract</w:t>
      </w:r>
    </w:p>
    <w:p w14:paraId="623F0236" w14:textId="1FDE7208" w:rsidR="00351175" w:rsidRDefault="004873CC">
      <w:pPr>
        <w:pStyle w:val="Abstract"/>
      </w:pPr>
      <w:r>
        <w:t>This paper studies the agency conflicts in delegated portfolio management. We develop a tractable principal-agent model in which fund managers have incentives to load on high volatility investments as a convex flow-performance relation increases their upside. This risk-seeking behavior is beneficial to managers, but not to investors. We derive the optimal incentive</w:t>
      </w:r>
      <w:ins w:id="5" w:author="Igor Yelnik" w:date="2026-05-05T15:06:00Z" w16du:dateUtc="2026-05-05T14:06:00Z">
        <w:r w:rsidR="00425435">
          <w:t>-</w:t>
        </w:r>
      </w:ins>
      <w:del w:id="6" w:author="Igor Yelnik" w:date="2026-05-05T15:06:00Z" w16du:dateUtc="2026-05-05T14:06:00Z">
        <w:r w:rsidDel="00425435">
          <w:delText xml:space="preserve"> </w:delText>
        </w:r>
      </w:del>
      <w:r>
        <w:t>compatible management fee that implements the desired volatility target. Our paper provides a tractable framework with the aim to study this type of agency frictions in delegated portfolio management, and provide guidance on its implementation. We demonstrate that a simple linear approximation makes the contract between the manager and the investor easy to communicate and implement as a “pay for risk, not luck” framework.</w:t>
      </w:r>
    </w:p>
    <w:p w14:paraId="2644BFFD" w14:textId="77777777" w:rsidR="00351175" w:rsidRDefault="004873CC">
      <w:pPr>
        <w:pStyle w:val="Abstract"/>
      </w:pPr>
      <w:r>
        <w:rPr>
          <w:b/>
          <w:bCs/>
        </w:rPr>
        <w:t>Keywords:</w:t>
      </w:r>
      <w:r>
        <w:t xml:space="preserve"> delegated portfolio management; flow–performance convexity; incentive contracts; risk shifting</w:t>
      </w:r>
      <w:r>
        <w:br/>
      </w:r>
      <w:r>
        <w:rPr>
          <w:b/>
          <w:bCs/>
        </w:rPr>
        <w:t>JEL Codes:</w:t>
      </w:r>
      <w:r>
        <w:t xml:space="preserve"> G11; G23; D82</w:t>
      </w:r>
    </w:p>
    <w:p w14:paraId="74D238AF" w14:textId="77777777" w:rsidR="00351175" w:rsidRPr="00463E54" w:rsidRDefault="004873CC">
      <w:pPr>
        <w:pStyle w:val="Heading1"/>
        <w:rPr>
          <w:sz w:val="28"/>
          <w:szCs w:val="28"/>
        </w:rPr>
      </w:pPr>
      <w:bookmarkStart w:id="7" w:name="introduction"/>
      <w:r w:rsidRPr="00463E54">
        <w:rPr>
          <w:rStyle w:val="SectionNumber"/>
          <w:sz w:val="28"/>
          <w:szCs w:val="28"/>
        </w:rPr>
        <w:t>1</w:t>
      </w:r>
      <w:r w:rsidRPr="00463E54">
        <w:rPr>
          <w:sz w:val="28"/>
          <w:szCs w:val="28"/>
        </w:rPr>
        <w:tab/>
        <w:t>Introduction</w:t>
      </w:r>
    </w:p>
    <w:p w14:paraId="1C65B5D2" w14:textId="172367BA" w:rsidR="00E20579" w:rsidRPr="00463E54" w:rsidRDefault="00E20579" w:rsidP="00E20579">
      <w:pPr>
        <w:rPr>
          <w:rFonts w:cs="Times New Roman"/>
        </w:rPr>
      </w:pPr>
      <w:bookmarkStart w:id="8" w:name="sec:environment"/>
      <w:bookmarkEnd w:id="7"/>
      <w:r w:rsidRPr="00463E54">
        <w:rPr>
          <w:rFonts w:cs="Times New Roman"/>
        </w:rPr>
        <w:t>Global assets under management have reached unprecedented levels, exceeding USD 128 trillion in 2024, with a substantial share allocated to delegated investment vehicles such as mutual funds, hedge funds, and institutional mandates</w:t>
      </w:r>
      <w:del w:id="9" w:author="Igor Yelnik" w:date="2026-05-05T15:07:00Z" w16du:dateUtc="2026-05-05T14:07:00Z">
        <w:r w:rsidRPr="00463E54" w:rsidDel="00425435">
          <w:rPr>
            <w:rFonts w:cs="Times New Roman"/>
          </w:rPr>
          <w:delText xml:space="preserve"> </w:delText>
        </w:r>
      </w:del>
      <w:r w:rsidRPr="00463E54">
        <w:rPr>
          <w:rFonts w:cs="Times New Roman"/>
        </w:rPr>
        <w:t>. In these settings, investors delegate portfolio decisions to professional managers while retaining only limited control over the underlying investment process. Unlike direct ownership of firms, where investors may exercise governance rights, delegated portfolio management typically involves contracts that specify outcomes rather than actions. As a result, investors have little influence over how risk is chosen or implemented, and managerial decisions are only imperfectly observable (Bebchuk et al. 2017).</w:t>
      </w:r>
    </w:p>
    <w:p w14:paraId="794A07E2" w14:textId="61667529" w:rsidR="00E20579" w:rsidRPr="00463E54" w:rsidRDefault="00E20579" w:rsidP="00E20579">
      <w:pPr>
        <w:rPr>
          <w:rFonts w:cs="Times New Roman"/>
        </w:rPr>
      </w:pPr>
      <w:r w:rsidRPr="00463E54">
        <w:rPr>
          <w:rFonts w:cs="Times New Roman"/>
        </w:rPr>
        <w:t>This institutional structure creates scope for agency frictions. Managers are compensated primarily through fees linked to assets under management, while investors care about risk-adjusted returns</w:t>
      </w:r>
      <w:ins w:id="10" w:author="Igor Yelnik" w:date="2026-05-05T15:08:00Z" w16du:dateUtc="2026-05-05T14:08:00Z">
        <w:r w:rsidR="00425435">
          <w:rPr>
            <w:rFonts w:cs="Times New Roman"/>
          </w:rPr>
          <w:t xml:space="preserve"> as well</w:t>
        </w:r>
      </w:ins>
      <w:r w:rsidRPr="00463E54">
        <w:rPr>
          <w:rFonts w:cs="Times New Roman"/>
        </w:rPr>
        <w:t xml:space="preserve">. Empirical evidence further indicates that fees are not necessarily aligned with performance, as poorly performing funds may charge higher fees than better-performing peers (Gil-Bazo and Ruiz-Verdú 2008). At the same time, investor capital flows respond asymmetrically to performance. A large literature documents that inflows increase strongly with good performance, particularly in the upper tail of the return </w:t>
      </w:r>
      <w:r w:rsidRPr="00463E54">
        <w:rPr>
          <w:rFonts w:cs="Times New Roman"/>
        </w:rPr>
        <w:lastRenderedPageBreak/>
        <w:t>distribution, while outflows following poor performance are more gradual (Ippolito 1992; Chevalier and Ellison 1997; Sirri and Tufano 1998). This convex flow–performance relationship implies that the mapping from performance to assets under management is nonlinear.</w:t>
      </w:r>
    </w:p>
    <w:p w14:paraId="0CE4957F" w14:textId="77777777" w:rsidR="00E20579" w:rsidRPr="00463E54" w:rsidRDefault="00E20579" w:rsidP="00463E54">
      <w:pPr>
        <w:rPr>
          <w:rFonts w:cs="Times New Roman"/>
        </w:rPr>
      </w:pPr>
      <w:r w:rsidRPr="00463E54">
        <w:rPr>
          <w:rFonts w:cs="Times New Roman"/>
        </w:rPr>
        <w:t>The interaction between fee structures and convex flows has important implications for managerial incentives. Because fees are proportional to assets under management, and assets respond disproportionately to strong performance, the manager’s payoff becomes convex in returns. This convexity resembles the payoff of a financial option. As in standard option pricing, higher volatility increases the probability of extreme positive outcomes, which are disproportionately rewarded through inflows. Consequently, even when expected returns per unit of risk are unchanged, a manager can increase expected compensation by raising portfolio volatility (Brown et al. 1996). This creates a divergence between the manager’s privately optimal choice of risk and the level of risk preferred by investors.</w:t>
      </w:r>
    </w:p>
    <w:p w14:paraId="3B203F97" w14:textId="77777777" w:rsidR="00E20579" w:rsidRPr="00463E54" w:rsidRDefault="00E20579" w:rsidP="00463E54">
      <w:pPr>
        <w:rPr>
          <w:rFonts w:cs="Times New Roman"/>
        </w:rPr>
      </w:pPr>
      <w:r w:rsidRPr="00463E54">
        <w:rPr>
          <w:rFonts w:cs="Times New Roman"/>
        </w:rPr>
        <w:t>The central objective of this paper is to characterize how compensation contracts can be designed to mitigate this risk-shifting incentive. We develop a tractable principal–agent model of delegated portfolio management in which the manager chooses portfolio volatility and investors allocate capital based on realized performance. The model incorporates a convex flow–performance relationship and a fee structure tied to assets under management. Within this framework, we derive the incentive-compatible contract that implements a target level of portfolio volatility chosen by the investor.</w:t>
      </w:r>
    </w:p>
    <w:p w14:paraId="77E41CDB" w14:textId="77777777" w:rsidR="00E20579" w:rsidRPr="00463E54" w:rsidRDefault="00E20579" w:rsidP="00463E54">
      <w:pPr>
        <w:rPr>
          <w:rFonts w:cs="Times New Roman"/>
        </w:rPr>
      </w:pPr>
      <w:r w:rsidRPr="00463E54">
        <w:rPr>
          <w:rFonts w:cs="Times New Roman"/>
        </w:rPr>
        <w:t>Our main result is that, under mild conditions, there exists a unique fee schedule that aligns the manager’s incentives with the investor’s desired risk target. This incentive-compatible fee can be expressed as a function of the target volatility. Furthermore, we show that over empirically relevant ranges, this relationship can be well approximated by a simple affine function. This yields a contract that can be interpreted as compensating the manager for the level of risk undertaken rather than for realized outcomes. We refer to this structure as a “pay for risk, not luck” framework. A numerical calibration based on empirical parameter values demonstrates that the linear approximation closely tracks the optimal contract and provides a practical representation of the underlying incentive structure.</w:t>
      </w:r>
    </w:p>
    <w:p w14:paraId="384180A7" w14:textId="77777777" w:rsidR="00E20579" w:rsidRPr="00463E54" w:rsidRDefault="00E20579" w:rsidP="00463E54">
      <w:pPr>
        <w:rPr>
          <w:rFonts w:cs="Times New Roman"/>
        </w:rPr>
      </w:pPr>
      <w:r w:rsidRPr="00463E54">
        <w:rPr>
          <w:rFonts w:cs="Times New Roman"/>
        </w:rPr>
        <w:t xml:space="preserve">This paper contributes to the literature on agency problems in delegated portfolio management. In classic principal–agent models, investors contract on observable outcomes because effort and information acquisition are not directly observable (Holmström 1979; Admati and Pfleiderer 1997). This gives rise to well-known distortions, including underinvestment in costly effort, short-horizon behavior around evaluation dates, and actions that increase private benefits at the expense of investor welfare (Jensen and Meckling 1976; Musto 1999; Carhart et al. 2002). Our contribution is to highlight a distinct channel through which agency frictions arise. Specifically, we show that the interaction between convex investor flows and standard fee structures creates an </w:t>
      </w:r>
      <w:r w:rsidRPr="00463E54">
        <w:rPr>
          <w:rFonts w:cs="Times New Roman"/>
        </w:rPr>
        <w:lastRenderedPageBreak/>
        <w:t>endogenous incentive to increase portfolio volatility, even in the absence of explicit performance fees.</w:t>
      </w:r>
    </w:p>
    <w:p w14:paraId="1B896A00" w14:textId="62DD60E5" w:rsidR="00E20579" w:rsidRDefault="00E20579" w:rsidP="00463E54">
      <w:pPr>
        <w:rPr>
          <w:rFonts w:cs="Times New Roman"/>
        </w:rPr>
      </w:pPr>
      <w:r w:rsidRPr="00463E54">
        <w:rPr>
          <w:rFonts w:cs="Times New Roman"/>
        </w:rPr>
        <w:t xml:space="preserve">Relative to existing work on incentive contracts in asset management (Starks 1987; Admati and Pfleiderer 1997; Holmström and Milgrom 1987), our framework provides a tractable characterization of how contracts can be designed to control risk-taking directly. Rather than focusing </w:t>
      </w:r>
      <w:r w:rsidR="00163341">
        <w:rPr>
          <w:rFonts w:cs="Times New Roman"/>
        </w:rPr>
        <w:t>solely on performance-based compensation</w:t>
      </w:r>
      <w:r w:rsidRPr="00463E54">
        <w:rPr>
          <w:rFonts w:cs="Times New Roman"/>
        </w:rPr>
        <w:t>, we derive a contract that implements a desired risk level as an equilibrium outcome. This approach shifts the emphasis from ex post evaluation of performance to ex ante alignment of incentives.</w:t>
      </w:r>
    </w:p>
    <w:p w14:paraId="51E46739" w14:textId="45942156" w:rsidR="00163341" w:rsidRPr="00463E54" w:rsidRDefault="00163341" w:rsidP="00463E54">
      <w:pPr>
        <w:rPr>
          <w:rFonts w:cs="Times New Roman"/>
        </w:rPr>
      </w:pPr>
      <w:r w:rsidRPr="00163341">
        <w:rPr>
          <w:rFonts w:cs="Times New Roman"/>
        </w:rPr>
        <w:t xml:space="preserve">The remainder of the paper is organized as follows. Section 2 presents the model. Section 3 characterizes the manager’s problem and the incentive to increase volatility. Section 4 derives the incentive-compatible contract. Section 5 analyzes the investor’s optimal choice of volatility. Section 6 provides a calibration </w:t>
      </w:r>
    </w:p>
    <w:p w14:paraId="75C1C91B" w14:textId="4369B221" w:rsidR="00351175" w:rsidRPr="00163341" w:rsidRDefault="004873CC">
      <w:pPr>
        <w:pStyle w:val="Heading1"/>
        <w:rPr>
          <w:sz w:val="28"/>
          <w:szCs w:val="28"/>
        </w:rPr>
      </w:pPr>
      <w:r w:rsidRPr="00163341">
        <w:rPr>
          <w:rStyle w:val="SectionNumber"/>
          <w:sz w:val="28"/>
          <w:szCs w:val="28"/>
        </w:rPr>
        <w:t>2</w:t>
      </w:r>
      <w:r w:rsidRPr="00163341">
        <w:rPr>
          <w:sz w:val="28"/>
          <w:szCs w:val="28"/>
        </w:rPr>
        <w:tab/>
        <w:t>The Model</w:t>
      </w:r>
    </w:p>
    <w:p w14:paraId="5253585E" w14:textId="09B46ACF" w:rsidR="00163341" w:rsidRPr="00163341" w:rsidRDefault="00163341" w:rsidP="00163341">
      <w:pPr>
        <w:pStyle w:val="BodyText"/>
      </w:pPr>
      <w:r w:rsidRPr="00163341">
        <w:t>We now introduce a tractable model of delegated portfolio management that captures the interaction between portfolio risk, investor flows, and fee-based compensation. The framework is designed to isolate the mechanism through which convex flow–performance relationships affect managerial incentives and to provide a setting in which incentive-compatible contracts can be characterized analytically.</w:t>
      </w:r>
    </w:p>
    <w:p w14:paraId="264D0074" w14:textId="77777777" w:rsidR="00351175" w:rsidRPr="00B54C4D" w:rsidRDefault="004873CC">
      <w:pPr>
        <w:pStyle w:val="Heading2"/>
        <w:rPr>
          <w:sz w:val="28"/>
          <w:szCs w:val="28"/>
        </w:rPr>
      </w:pPr>
      <w:bookmarkStart w:id="11" w:name="setup"/>
      <w:r w:rsidRPr="00B54C4D">
        <w:rPr>
          <w:rStyle w:val="SectionNumber"/>
          <w:sz w:val="28"/>
          <w:szCs w:val="28"/>
        </w:rPr>
        <w:t>2.1</w:t>
      </w:r>
      <w:r w:rsidRPr="00B54C4D">
        <w:rPr>
          <w:sz w:val="28"/>
          <w:szCs w:val="28"/>
        </w:rPr>
        <w:tab/>
        <w:t>Setup</w:t>
      </w:r>
    </w:p>
    <w:p w14:paraId="73172E7D" w14:textId="77777777" w:rsidR="00351175" w:rsidRDefault="004873CC">
      <w:pPr>
        <w:pStyle w:val="FirstParagraph"/>
      </w:pPr>
      <w:r>
        <w:t xml:space="preserve">Consider a two-period economy </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populated by a representative fund and a continuum of investors. The fund generates excess returns over a risk–free rate with a constant Sharpe ratio as follows:</w:t>
      </w:r>
    </w:p>
    <w:p w14:paraId="5B5F7522" w14:textId="77777777" w:rsidR="00351175" w:rsidRDefault="004873CC">
      <w:pPr>
        <w:pStyle w:val="BodyText"/>
      </w:pPr>
      <m:oMathPara>
        <m:oMathParaPr>
          <m:jc m:val="center"/>
        </m:oMathParaP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 </m:t>
          </m:r>
          <m:r>
            <m:rPr>
              <m:sty m:val="p"/>
            </m:rPr>
            <w:rPr>
              <w:rFonts w:ascii="Cambria Math" w:hAnsi="Cambria Math"/>
            </w:rPr>
            <m:t>=</m:t>
          </m:r>
          <m:r>
            <w:rPr>
              <w:rFonts w:ascii="Cambria Math" w:hAnsi="Cambria Math"/>
            </w:rPr>
            <m:t> S σ </m:t>
          </m:r>
          <m:r>
            <m:rPr>
              <m:sty m:val="p"/>
            </m:rPr>
            <w:rPr>
              <w:rFonts w:ascii="Cambria Math" w:hAnsi="Cambria Math"/>
            </w:rPr>
            <m:t>+</m:t>
          </m:r>
          <m:r>
            <w:rPr>
              <w:rFonts w:ascii="Cambria Math" w:hAnsi="Cambria Math"/>
            </w:rPr>
            <m:t> σ ϵ</m:t>
          </m:r>
          <m:r>
            <m:rPr>
              <m:sty m:val="p"/>
            </m:rPr>
            <w:rPr>
              <w:rFonts w:ascii="Cambria Math" w:hAnsi="Cambria Math"/>
            </w:rPr>
            <m:t>,</m:t>
          </m:r>
          <m:r>
            <w:rPr>
              <w:rFonts w:ascii="Cambria Math" w:hAnsi="Cambria Math"/>
            </w:rPr>
            <m:t>  ϵ</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 σ</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781D7FC7" w14:textId="5009907F" w:rsidR="00351175" w:rsidRDefault="004873CC">
      <w:pPr>
        <w:pStyle w:val="FirstParagraph"/>
      </w:pPr>
      <w:r>
        <w:t xml:space="preserve">where </w:t>
      </w:r>
      <m:oMath>
        <m:r>
          <w:rPr>
            <w:rFonts w:ascii="Cambria Math" w:hAnsi="Cambria Math"/>
          </w:rPr>
          <m:t>S</m:t>
        </m:r>
      </m:oMath>
      <w:r>
        <w:t xml:space="preserve"> is the Sharpe Ratio of the fund</w:t>
      </w:r>
      <w:r w:rsidR="00163341">
        <w:t xml:space="preserve">, </w:t>
      </w:r>
      <w:r>
        <w:t>assumed to be</w:t>
      </w:r>
      <w:r w:rsidR="00163341">
        <w:t xml:space="preserve"> common knowledge between </w:t>
      </w:r>
      <w:r>
        <w:t xml:space="preserve">manager and investors. The volatility </w:t>
      </w:r>
      <m:oMath>
        <m:r>
          <w:rPr>
            <w:rFonts w:ascii="Cambria Math" w:hAnsi="Cambria Math"/>
          </w:rPr>
          <m:t>σ</m:t>
        </m:r>
      </m:oMath>
      <w:r>
        <w:t xml:space="preserve"> is a decision variable of the asset manager. </w:t>
      </w:r>
      <w:r w:rsidR="00163341" w:rsidRPr="00163341">
        <w:t>Within a standard asset pricing interpretation, σ can be viewed as scaling exposure to a strategy with constant Sharpe ratio, for example through leverage</w:t>
      </w:r>
      <w:r w:rsidR="00163341">
        <w:t xml:space="preserve">. </w:t>
      </w:r>
      <w:r>
        <w:t xml:space="preserve">Intuitively, </w:t>
      </w:r>
      <m:oMath>
        <m:r>
          <w:rPr>
            <w:rFonts w:ascii="Cambria Math" w:hAnsi="Cambria Math"/>
          </w:rPr>
          <m:t>σ</m:t>
        </m:r>
      </m:oMath>
      <w:r>
        <w:t xml:space="preserve"> is the risk knob: raising it increases expected excess return, but it also increases the dispersion of outcomes around that mean.</w:t>
      </w:r>
    </w:p>
    <w:p w14:paraId="183C255E" w14:textId="16903209" w:rsidR="00351175" w:rsidRDefault="004873CC" w:rsidP="00163341">
      <w:pPr>
        <w:pStyle w:val="BodyText"/>
      </w:pPr>
      <w:r>
        <w:t>With this setup, expected excess returns increase linearly with volatility:</w:t>
      </w:r>
      <w:r w:rsidR="00163341">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e>
        </m:d>
        <m:r>
          <m:rPr>
            <m:sty m:val="p"/>
          </m:rPr>
          <w:rPr>
            <w:rFonts w:ascii="Cambria Math" w:hAnsi="Cambria Math"/>
          </w:rPr>
          <m:t>=</m:t>
        </m:r>
        <m:r>
          <w:rPr>
            <w:rFonts w:ascii="Cambria Math" w:hAnsi="Cambria Math"/>
          </w:rPr>
          <m:t>Sσ</m:t>
        </m:r>
        <m:r>
          <m:rPr>
            <m:sty m:val="p"/>
          </m:rPr>
          <w:rPr>
            <w:rFonts w:ascii="Cambria Math" w:hAnsi="Cambria Math"/>
          </w:rPr>
          <m:t xml:space="preserve">,and </m:t>
        </m:r>
        <m:r>
          <m:rPr>
            <m:scr m:val="double-struck"/>
            <m:sty m:val="p"/>
          </m:rPr>
          <w:rPr>
            <w:rFonts w:ascii="Cambria Math" w:hAnsi="Cambria Math"/>
          </w:rPr>
          <m:t>V</m:t>
        </m:r>
        <m:d>
          <m:dPr>
            <m:begChr m:val="["/>
            <m:endChr m:val="]"/>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r w:rsidR="00163341">
        <w:t xml:space="preserve"> </w:t>
      </w:r>
      <w:r>
        <w:t xml:space="preserve">Thus, taking more risk by increasing </w:t>
      </w:r>
      <m:oMath>
        <m:r>
          <w:rPr>
            <w:rFonts w:ascii="Cambria Math" w:hAnsi="Cambria Math"/>
          </w:rPr>
          <m:t>σ</m:t>
        </m:r>
      </m:oMath>
      <w:r>
        <w:t xml:space="preserve"> raises average performance but also increases uncertainty, and</w:t>
      </w:r>
      <w:r w:rsidR="00163341">
        <w:t xml:space="preserve"> returns can be written as </w:t>
      </w:r>
      <w:r>
        <w:t xml:space="preserve">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ϵ</m:t>
        </m:r>
        <m:r>
          <m:rPr>
            <m:sty m:val="p"/>
          </m:rPr>
          <w:rPr>
            <w:rFonts w:ascii="Cambria Math" w:hAnsi="Cambria Math"/>
          </w:rPr>
          <m:t>)</m:t>
        </m:r>
      </m:oMath>
      <w:r>
        <w:t>.</w:t>
      </w:r>
    </w:p>
    <w:p w14:paraId="56723A79" w14:textId="00AB5DDD" w:rsidR="00351175" w:rsidRDefault="004873CC">
      <w:pPr>
        <w:pStyle w:val="BodyText"/>
      </w:pPr>
      <w:r>
        <w:lastRenderedPageBreak/>
        <w:t xml:space="preserve">Both current and potential investors exhibit a convex response to the fund’s positive performance. They invest </w:t>
      </w:r>
      <w:r w:rsidR="00163341">
        <w:t>disproportionately more during periods of good performance and redeem during</w:t>
      </w:r>
      <w:r>
        <w:t xml:space="preserve"> bad times.</w:t>
      </w:r>
      <w:r>
        <w:rPr>
          <w:rStyle w:val="FootnoteReference"/>
        </w:rPr>
        <w:footnoteReference w:id="1"/>
      </w:r>
    </w:p>
    <w:p w14:paraId="773A1E0D" w14:textId="77777777" w:rsidR="00351175" w:rsidRDefault="004873CC">
      <w:pPr>
        <w:pStyle w:val="BodyText"/>
      </w:pPr>
      <w:r>
        <w:t xml:space="preserve">We assume a reduced form relation between past performance and fund flows. Let flows to the fund after current and potential investors observe </w:t>
      </w:r>
      <m:oMath>
        <m:r>
          <w:rPr>
            <w:rFonts w:ascii="Cambria Math" w:hAnsi="Cambria Math"/>
          </w:rPr>
          <m:t>r</m:t>
        </m:r>
      </m:oMath>
      <w:r>
        <w:t xml:space="preserve"> be</w:t>
      </w:r>
    </w:p>
    <w:p w14:paraId="0B9FE0B9" w14:textId="77777777" w:rsidR="00351175" w:rsidRDefault="005464CE">
      <w:pPr>
        <w:pStyle w:val="Body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F</m:t>
                </m:r>
                <m:r>
                  <m:rPr>
                    <m:sty m:val="p"/>
                  </m:rPr>
                  <w:rPr>
                    <w:rFonts w:ascii="Cambria Math" w:hAnsi="Cambria Math"/>
                  </w:rPr>
                  <m:t>(</m:t>
                </m:r>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e>
                          <m:r>
                            <m:rPr>
                              <m:nor/>
                            </m:rPr>
                            <m:t xml:space="preserve">if </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e>
                        <m:e>
                          <m:r>
                            <m:rPr>
                              <m:nor/>
                            </m:rPr>
                            <m:t xml:space="preserve">if </m:t>
                          </m:r>
                          <m:r>
                            <w:rPr>
                              <w:rFonts w:ascii="Cambria Math" w:hAnsi="Cambria Math"/>
                            </w:rPr>
                            <m:t>r</m:t>
                          </m:r>
                          <m:r>
                            <m:rPr>
                              <m:sty m:val="p"/>
                            </m:rP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e>
                      </m:mr>
                    </m:m>
                  </m:e>
                </m:d>
              </m:e>
            </m:mr>
          </m:m>
        </m:oMath>
      </m:oMathPara>
    </w:p>
    <w:p w14:paraId="0F7CC066" w14:textId="26F13AD2" w:rsidR="00351175" w:rsidRDefault="004873CC">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0</m:t>
        </m:r>
      </m:oMath>
      <w:r>
        <w:t xml:space="preserve">. This flow function captures the asymmetric response of investors to performance: when returns fall below the risk–free rate, investors withdraw capital at a constant linear rate, whereas once returns exceed </w:t>
      </w:r>
      <m:oMath>
        <m:sSub>
          <m:sSubPr>
            <m:ctrlPr>
              <w:rPr>
                <w:rFonts w:ascii="Cambria Math" w:hAnsi="Cambria Math"/>
              </w:rPr>
            </m:ctrlPr>
          </m:sSubPr>
          <m:e>
            <m:r>
              <w:rPr>
                <w:rFonts w:ascii="Cambria Math" w:hAnsi="Cambria Math"/>
              </w:rPr>
              <m:t>r</m:t>
            </m:r>
          </m:e>
          <m:sub>
            <m:r>
              <w:rPr>
                <w:rFonts w:ascii="Cambria Math" w:hAnsi="Cambria Math"/>
              </w:rPr>
              <m:t>f</m:t>
            </m:r>
          </m:sub>
        </m:sSub>
      </m:oMath>
      <w:r>
        <w:t>, inflows become convex in performance. The quadratic term amplifies flows after good outcomes, reflecting performance chasing in the right tail (</w:t>
      </w:r>
      <w:r w:rsidR="00163341">
        <w:t xml:space="preserve">see </w:t>
      </w:r>
      <w:r>
        <w:t>Figure </w:t>
      </w:r>
      <w:hyperlink w:anchor="fig:flow-performance">
        <w:r>
          <w:rPr>
            <w:rStyle w:val="Hyperlink"/>
          </w:rPr>
          <w:t>1</w:t>
        </w:r>
      </w:hyperlink>
      <w:r>
        <w:t>).</w:t>
      </w:r>
    </w:p>
    <w:p w14:paraId="3FEDBC75" w14:textId="77777777" w:rsidR="00351175" w:rsidRDefault="004873CC">
      <w:pPr>
        <w:pStyle w:val="BodyText"/>
      </w:pPr>
      <w:r>
        <w:t>Assets under management (AUM) at the end of the period evolve based on the return of the fund and the new net flows.</w:t>
      </w:r>
    </w:p>
    <w:p w14:paraId="1E639F36" w14:textId="77777777" w:rsidR="00351175" w:rsidRDefault="004873CC">
      <w:pPr>
        <w:pStyle w:val="BodyText"/>
      </w:pPr>
      <m:oMathPara>
        <m:oMathParaPr>
          <m:jc m:val="center"/>
        </m:oMathParaPr>
        <m:oMath>
          <m:r>
            <w:rPr>
              <w:rFonts w:ascii="Cambria Math" w:hAnsi="Cambria Math"/>
            </w:rPr>
            <m:t>A 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r</m:t>
          </m:r>
          <m:r>
            <m:rPr>
              <m:sty m:val="p"/>
            </m:rPr>
            <w:rPr>
              <w:rFonts w:ascii="Cambria Math" w:hAnsi="Cambria Math"/>
            </w:rPr>
            <m:t>),</m:t>
          </m:r>
        </m:oMath>
      </m:oMathPara>
    </w:p>
    <w:p w14:paraId="6EDF91C3" w14:textId="77777777" w:rsidR="00351175" w:rsidRDefault="004873CC">
      <w:pPr>
        <w:pStyle w:val="FirstParagraph"/>
      </w:pPr>
      <w:r>
        <w:t>so AUM is the sum of a pure performance component (initial assets grown by the return) and a scale component coming from investor reallocations after observing performance.</w:t>
      </w:r>
    </w:p>
    <w:p w14:paraId="11E7DA0F" w14:textId="1F37B17E" w:rsidR="00351175" w:rsidRDefault="004873CC">
      <w:pPr>
        <w:pStyle w:val="BodyText"/>
        <w:rPr>
          <w:ins w:id="12" w:author="Igor Yelnik" w:date="2026-05-05T15:21:00Z" w16du:dateUtc="2026-05-05T14:21:00Z"/>
        </w:rPr>
      </w:pPr>
      <w:r>
        <w:t xml:space="preserve">We model the management fee at rate </w:t>
      </w:r>
      <m:oMath>
        <m:r>
          <w:rPr>
            <w:rFonts w:ascii="Cambria Math" w:hAnsi="Cambria Math"/>
          </w:rPr>
          <m:t>ϕ</m:t>
        </m:r>
      </m:oMath>
      <w:r>
        <w:t xml:space="preserve"> as applied to end-of-period AUM</w:t>
      </w:r>
      <w:r w:rsidR="00405824">
        <w:t xml:space="preserve">. </w:t>
      </w:r>
      <w:r>
        <w:t xml:space="preserve">In practice, mutual funds typically charge based on the beginning-of-period or average AUM. In this single–period setting, charging on end–of–period or average AUM is equivalent up to first order in </w:t>
      </w:r>
      <m:oMath>
        <m:r>
          <w:rPr>
            <w:rFonts w:ascii="Cambria Math" w:hAnsi="Cambria Math"/>
          </w:rPr>
          <m:t>ϕ</m:t>
        </m:r>
      </m:oMath>
      <w:r>
        <w:t>; Appendix </w:t>
      </w:r>
      <w:r w:rsidR="00405824">
        <w:t xml:space="preserve">E </w:t>
      </w:r>
      <w:r>
        <w:t xml:space="preserve">shows the equivalence and how to translate between conventions. The investor’s </w:t>
      </w:r>
      <w:r>
        <w:rPr>
          <w:i/>
          <w:iCs/>
        </w:rPr>
        <w:t>net</w:t>
      </w:r>
      <w:r>
        <w:t xml:space="preserve"> return per unit of initial wealth is then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3" w:author="Igor Yelnik" w:date="2026-05-05T15:26:00Z" w16du:dateUtc="2026-05-05T14:26:00Z">
          <w:tblPr>
            <w:tblStyle w:val="TableGrid"/>
            <w:tblW w:w="0" w:type="auto"/>
            <w:tblLook w:val="04A0" w:firstRow="1" w:lastRow="0" w:firstColumn="1" w:lastColumn="0" w:noHBand="0" w:noVBand="1"/>
          </w:tblPr>
        </w:tblPrChange>
      </w:tblPr>
      <w:tblGrid>
        <w:gridCol w:w="704"/>
        <w:gridCol w:w="7796"/>
        <w:gridCol w:w="850"/>
        <w:tblGridChange w:id="14">
          <w:tblGrid>
            <w:gridCol w:w="5"/>
            <w:gridCol w:w="699"/>
            <w:gridCol w:w="2417"/>
            <w:gridCol w:w="3117"/>
            <w:gridCol w:w="2262"/>
            <w:gridCol w:w="850"/>
            <w:gridCol w:w="5"/>
          </w:tblGrid>
        </w:tblGridChange>
      </w:tblGrid>
      <w:tr w:rsidR="00595D88" w14:paraId="3FDCA9C4" w14:textId="77777777" w:rsidTr="00D342A2">
        <w:trPr>
          <w:ins w:id="15" w:author="Igor Yelnik" w:date="2026-05-05T15:21:00Z" w16du:dateUtc="2026-05-05T14:21:00Z"/>
          <w:trPrChange w:id="16" w:author="Igor Yelnik" w:date="2026-05-05T15:26:00Z" w16du:dateUtc="2026-05-05T14:26:00Z">
            <w:trPr>
              <w:gridBefore w:val="1"/>
            </w:trPr>
          </w:trPrChange>
        </w:trPr>
        <w:tc>
          <w:tcPr>
            <w:tcW w:w="704" w:type="dxa"/>
            <w:tcPrChange w:id="17" w:author="Igor Yelnik" w:date="2026-05-05T15:26:00Z" w16du:dateUtc="2026-05-05T14:26:00Z">
              <w:tcPr>
                <w:tcW w:w="3116" w:type="dxa"/>
                <w:gridSpan w:val="2"/>
              </w:tcPr>
            </w:tcPrChange>
          </w:tcPr>
          <w:p w14:paraId="69C09259" w14:textId="77777777" w:rsidR="00595D88" w:rsidRDefault="00595D88">
            <w:pPr>
              <w:pStyle w:val="BodyText"/>
              <w:rPr>
                <w:ins w:id="18" w:author="Igor Yelnik" w:date="2026-05-05T15:21:00Z" w16du:dateUtc="2026-05-05T14:21:00Z"/>
              </w:rPr>
            </w:pPr>
          </w:p>
        </w:tc>
        <w:tc>
          <w:tcPr>
            <w:tcW w:w="7796" w:type="dxa"/>
            <w:tcPrChange w:id="19" w:author="Igor Yelnik" w:date="2026-05-05T15:26:00Z" w16du:dateUtc="2026-05-05T14:26:00Z">
              <w:tcPr>
                <w:tcW w:w="3117" w:type="dxa"/>
              </w:tcPr>
            </w:tcPrChange>
          </w:tcPr>
          <w:p w14:paraId="1BBB3F6B" w14:textId="05A273F3" w:rsidR="00595D88" w:rsidRDefault="00595D88">
            <w:pPr>
              <w:pStyle w:val="BodyText"/>
              <w:rPr>
                <w:ins w:id="20" w:author="Igor Yelnik" w:date="2026-05-05T15:21:00Z" w16du:dateUtc="2026-05-05T14:21:00Z"/>
              </w:rPr>
            </w:pPr>
            <w:moveTo w:id="21" w:author="Igor Yelnik" w:date="2026-05-05T15:21:00Z" w16du:dateUtc="2026-05-05T14:21:00Z">
              <w:moveToRangeStart w:id="22" w:author="Igor Yelnik" w:date="2026-05-05T15:21:00Z" w:name="move228886911"/>
              <m:oMathPara>
                <m:oMath>
                  <m:sSup>
                    <m:sSupPr>
                      <m:ctrlPr>
                        <w:rPr>
                          <w:rFonts w:ascii="Cambria Math" w:hAnsi="Cambria Math"/>
                        </w:rPr>
                      </m:ctrlPr>
                    </m:sSupPr>
                    <m:e>
                      <w:moveTo w:id="23" w:author="Igor Yelnik" w:date="2026-05-05T15:21:00Z" w16du:dateUtc="2026-05-05T14:21:00Z">
                        <m:r>
                          <w:rPr>
                            <w:rFonts w:ascii="Cambria Math" w:hAnsi="Cambria Math"/>
                          </w:rPr>
                          <m:t>r</m:t>
                        </m:r>
                      </w:moveTo>
                    </m:e>
                    <m:sup>
                      <w:moveTo w:id="24" w:author="Igor Yelnik" w:date="2026-05-05T15:21:00Z" w16du:dateUtc="2026-05-05T14:21:00Z">
                        <m:r>
                          <m:rPr>
                            <m:nor/>
                          </m:rPr>
                          <m:t>net</m:t>
                        </m:r>
                      </w:moveTo>
                    </m:sup>
                  </m:sSup>
                  <w:moveTo w:id="25" w:author="Igor Yelnik" w:date="2026-05-05T15:21:00Z" w16du:dateUtc="2026-05-05T14:21:00Z">
                    <m:r>
                      <w:rPr>
                        <w:rFonts w:ascii="Cambria Math" w:hAnsi="Cambria Math"/>
                      </w:rPr>
                      <m:t> </m:t>
                    </m:r>
                    <m:r>
                      <m:rPr>
                        <m:sty m:val="p"/>
                      </m:rPr>
                      <w:rPr>
                        <w:rFonts w:ascii="Cambria Math" w:hAnsi="Cambria Math"/>
                      </w:rPr>
                      <m:t>=</m:t>
                    </m:r>
                    <m:r>
                      <w:rPr>
                        <w:rFonts w:ascii="Cambria Math" w:hAnsi="Cambria Math"/>
                      </w:rPr>
                      <m:t> r </m:t>
                    </m:r>
                    <m:r>
                      <m:rPr>
                        <m:sty m:val="p"/>
                      </m:rPr>
                      <w:rPr>
                        <w:rFonts w:ascii="Cambria Math" w:hAnsi="Cambria Math"/>
                      </w:rPr>
                      <m:t>-</m:t>
                    </m:r>
                    <m:r>
                      <w:rPr>
                        <w:rFonts w:ascii="Cambria Math" w:hAnsi="Cambria Math"/>
                      </w:rPr>
                      <m:t> ϕ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ϕ</m:t>
                    </m:r>
                    <w:del w:id="26" w:author="Igor Yelnik" w:date="2026-05-05T15:21:00Z" w16du:dateUtc="2026-05-05T14:21:00Z">
                      <m:r>
                        <m:rPr>
                          <m:sty m:val="p"/>
                        </m:rPr>
                        <w:rPr>
                          <w:rFonts w:ascii="Cambria Math" w:hAnsi="Cambria Math"/>
                        </w:rPr>
                        <m:t>.</m:t>
                      </m:r>
                    </w:del>
                  </w:moveTo>
                </m:oMath>
              </m:oMathPara>
              <w:moveToRangeEnd w:id="22"/>
            </w:moveTo>
          </w:p>
        </w:tc>
        <w:bookmarkStart w:id="27" w:name="Eq1"/>
        <w:tc>
          <w:tcPr>
            <w:tcW w:w="850" w:type="dxa"/>
            <w:tcPrChange w:id="28" w:author="Igor Yelnik" w:date="2026-05-05T15:26:00Z" w16du:dateUtc="2026-05-05T14:26:00Z">
              <w:tcPr>
                <w:tcW w:w="3117" w:type="dxa"/>
                <w:gridSpan w:val="3"/>
              </w:tcPr>
            </w:tcPrChange>
          </w:tcPr>
          <w:p w14:paraId="797CB29A" w14:textId="0FAB468A" w:rsidR="00595D88" w:rsidRDefault="00595D88">
            <w:pPr>
              <w:pStyle w:val="BodyText"/>
              <w:rPr>
                <w:ins w:id="29" w:author="Igor Yelnik" w:date="2026-05-05T15:21:00Z" w16du:dateUtc="2026-05-05T14:21:00Z"/>
              </w:rPr>
            </w:pPr>
            <w:r>
              <w:fldChar w:fldCharType="begin"/>
            </w:r>
            <w:r>
              <w:instrText xml:space="preserve"> SEQ Eq \#"(0)" </w:instrText>
            </w:r>
            <w:r>
              <w:fldChar w:fldCharType="separate"/>
            </w:r>
            <w:ins w:id="30" w:author="Igor Yelnik" w:date="2026-05-05T15:26:00Z" w16du:dateUtc="2026-05-05T14:26:00Z">
              <w:r w:rsidR="00D342A2">
                <w:rPr>
                  <w:noProof/>
                </w:rPr>
                <w:t>(1)</w:t>
              </w:r>
            </w:ins>
            <w:r>
              <w:fldChar w:fldCharType="end"/>
            </w:r>
            <w:bookmarkEnd w:id="27"/>
          </w:p>
        </w:tc>
      </w:tr>
    </w:tbl>
    <w:p w14:paraId="2F2A571A" w14:textId="77777777" w:rsidR="00595D88" w:rsidRDefault="00595D88">
      <w:pPr>
        <w:pStyle w:val="BodyText"/>
      </w:pPr>
    </w:p>
    <w:p w14:paraId="06A51A70" w14:textId="594A873A" w:rsidR="00351175" w:rsidRDefault="005464CE">
      <w:pPr>
        <w:pStyle w:val="BodyText"/>
      </w:pPr>
      <w:moveFrom w:id="31" w:author="Igor Yelnik" w:date="2026-05-05T15:21:00Z" w16du:dateUtc="2026-05-05T14:21:00Z">
        <w:moveFromRangeStart w:id="32" w:author="Igor Yelnik" w:date="2026-05-05T15:21:00Z" w:name="move228886911"/>
        <m:oMathPara>
          <m:oMathParaPr>
            <m:jc m:val="center"/>
          </m:oMathParaPr>
          <m:oMath>
            <m:sSup>
              <m:sSupPr>
                <m:ctrlPr>
                  <w:rPr>
                    <w:rFonts w:ascii="Cambria Math" w:hAnsi="Cambria Math"/>
                  </w:rPr>
                </m:ctrlPr>
              </m:sSupPr>
              <m:e>
                <w:moveFrom w:id="33" w:author="Igor Yelnik" w:date="2026-05-05T15:21:00Z" w16du:dateUtc="2026-05-05T14:21:00Z">
                  <m:r>
                    <w:rPr>
                      <w:rFonts w:ascii="Cambria Math" w:hAnsi="Cambria Math"/>
                    </w:rPr>
                    <m:t>r</m:t>
                  </m:r>
                </w:moveFrom>
              </m:e>
              <m:sup>
                <w:moveFrom w:id="34" w:author="Igor Yelnik" w:date="2026-05-05T15:21:00Z" w16du:dateUtc="2026-05-05T14:21:00Z">
                  <m:r>
                    <m:rPr>
                      <m:nor/>
                    </m:rPr>
                    <m:t>net</m:t>
                  </m:r>
                </w:moveFrom>
              </m:sup>
            </m:sSup>
            <w:moveFrom w:id="35" w:author="Igor Yelnik" w:date="2026-05-05T15:21:00Z" w16du:dateUtc="2026-05-05T14:21:00Z">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r</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ϕ</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 </m:t>
              </m:r>
              <m:r>
                <w:rPr>
                  <w:rFonts w:ascii="Cambria Math" w:hAnsi="Cambria Math"/>
                </w:rPr>
                <m:t>r</m:t>
              </m:r>
              <m:r>
                <m:rPr>
                  <m:sty m:val="p"/>
                </m:rPr>
                <w:rPr>
                  <w:rFonts w:ascii="Cambria Math" w:hAnsi="Cambria Math"/>
                </w:rPr>
                <m:t>-</m:t>
              </m:r>
              <m:r>
                <w:rPr>
                  <w:rFonts w:ascii="Cambria Math" w:hAnsi="Cambria Math"/>
                </w:rPr>
                <m:t>ϕ</m:t>
              </m:r>
              <m:r>
                <m:rPr>
                  <m:sty m:val="p"/>
                </m:rPr>
                <w:rPr>
                  <w:rFonts w:ascii="Cambria Math" w:hAnsi="Cambria Math"/>
                </w:rPr>
                <m:t>.</m:t>
              </m:r>
            </w:moveFrom>
          </m:oMath>
        </m:oMathPara>
        <w:moveFromRangeEnd w:id="32"/>
      </w:moveFrom>
    </w:p>
    <w:p w14:paraId="06F3FBE1" w14:textId="77777777" w:rsidR="00351175" w:rsidRDefault="004873CC">
      <w:pPr>
        <w:pStyle w:val="FirstParagraph"/>
      </w:pPr>
      <w:r>
        <w:t>This relation shows that management fees reduce the investor’s payoff in two ways: they scale down the gross return and subtract the fee rate.</w:t>
      </w:r>
    </w:p>
    <w:p w14:paraId="59129B43" w14:textId="3F6BF203" w:rsidR="00351175" w:rsidRDefault="004873CC">
      <w:pPr>
        <w:pStyle w:val="BodyText"/>
      </w:pPr>
      <w:r>
        <w:t xml:space="preserve">For small </w:t>
      </w:r>
      <m:oMath>
        <m:r>
          <w:rPr>
            <w:rFonts w:ascii="Cambria Math" w:hAnsi="Cambria Math"/>
          </w:rPr>
          <m:t>ϕ</m:t>
        </m:r>
      </m:oMath>
      <w:r>
        <w:t xml:space="preserve">, it is common to use an approximation: </w:t>
      </w:r>
      <m:oMath>
        <m:sSup>
          <m:sSupPr>
            <m:ctrlPr>
              <w:rPr>
                <w:rFonts w:ascii="Cambria Math" w:hAnsi="Cambria Math"/>
              </w:rPr>
            </m:ctrlPr>
          </m:sSupPr>
          <m:e>
            <m:r>
              <w:rPr>
                <w:rFonts w:ascii="Cambria Math" w:hAnsi="Cambria Math"/>
              </w:rPr>
              <m:t>r</m:t>
            </m:r>
          </m:e>
          <m:sup>
            <m:r>
              <m:rPr>
                <m:nor/>
              </m:rPr>
              <m:t>net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ϕ</m:t>
        </m:r>
      </m:oMath>
      <w:r>
        <w:t xml:space="preserve">. </w:t>
      </w:r>
      <w:r w:rsidRPr="00163341">
        <w:rPr>
          <w:highlight w:val="yellow"/>
        </w:rPr>
        <w:t>E</w:t>
      </w:r>
      <w:r w:rsidR="00163341" w:rsidRPr="00163341">
        <w:rPr>
          <w:highlight w:val="yellow"/>
        </w:rPr>
        <w:t>quation</w:t>
      </w:r>
      <w:r w:rsidRPr="00163341">
        <w:rPr>
          <w:highlight w:val="yellow"/>
        </w:rPr>
        <w:t> </w:t>
      </w:r>
      <w:ins w:id="36" w:author="Igor Yelnik" w:date="2026-05-05T15:29:00Z" w16du:dateUtc="2026-05-05T14:29:00Z">
        <w:r w:rsidR="00D342A2">
          <w:rPr>
            <w:highlight w:val="yellow"/>
          </w:rPr>
          <w:fldChar w:fldCharType="begin"/>
        </w:r>
        <w:r w:rsidR="00D342A2">
          <w:rPr>
            <w:highlight w:val="yellow"/>
          </w:rPr>
          <w:instrText xml:space="preserve"> REF Eq1 \h </w:instrText>
        </w:r>
        <w:r w:rsidR="00D342A2">
          <w:rPr>
            <w:highlight w:val="yellow"/>
          </w:rPr>
        </w:r>
        <w:r w:rsidR="00D342A2">
          <w:rPr>
            <w:highlight w:val="yellow"/>
          </w:rPr>
          <w:fldChar w:fldCharType="separate"/>
        </w:r>
        <w:r w:rsidR="00D342A2">
          <w:rPr>
            <w:noProof/>
          </w:rPr>
          <w:t>(1)</w:t>
        </w:r>
        <w:r w:rsidR="00D342A2">
          <w:rPr>
            <w:highlight w:val="yellow"/>
          </w:rPr>
          <w:fldChar w:fldCharType="end"/>
        </w:r>
      </w:ins>
      <w:del w:id="37" w:author="Igor Yelnik" w:date="2026-05-05T15:29:00Z" w16du:dateUtc="2026-05-05T14:29:00Z">
        <w:r w:rsidDel="00D342A2">
          <w:fldChar w:fldCharType="begin"/>
        </w:r>
        <w:r w:rsidDel="00D342A2">
          <w:delInstrText>HYPERLINK \l "eq:net-return" \h</w:delInstrText>
        </w:r>
        <w:r w:rsidDel="00D342A2">
          <w:fldChar w:fldCharType="separate"/>
        </w:r>
        <w:r w:rsidRPr="00163341" w:rsidDel="00D342A2">
          <w:rPr>
            <w:rStyle w:val="Hyperlink"/>
            <w:highlight w:val="yellow"/>
          </w:rPr>
          <w:delText>[eq:net-return]</w:delText>
        </w:r>
        <w:r w:rsidDel="00D342A2">
          <w:fldChar w:fldCharType="end"/>
        </w:r>
      </w:del>
      <w:r>
        <w:t xml:space="preserve"> is exact and we will use it across the paper. </w:t>
      </w:r>
      <w:r w:rsidR="00163341" w:rsidRPr="00163341">
        <w:t xml:space="preserve">Although fee structures vary across the </w:t>
      </w:r>
      <w:r w:rsidR="00163341" w:rsidRPr="00163341">
        <w:lastRenderedPageBreak/>
        <w:t>asset management industry, the linear specification adopted here provides a tractable benchmark and can be extended to alternative compensation schemes.</w:t>
      </w:r>
    </w:p>
    <w:p w14:paraId="39DB3FD8" w14:textId="77777777" w:rsidR="00351175" w:rsidRDefault="004873CC">
      <w:pPr>
        <w:pStyle w:val="BodyText"/>
      </w:pPr>
      <w:r>
        <w:t xml:space="preserve">If a performance fee </w:t>
      </w:r>
      <m:oMath>
        <m:r>
          <w:rPr>
            <w:rFonts w:ascii="Cambria Math" w:hAnsi="Cambria Math"/>
          </w:rPr>
          <m:t>ψ</m:t>
        </m:r>
      </m:oMath>
      <w:r>
        <w:t xml:space="preserve"> is charged on positive excess performance, a reduced–form net return is</w:t>
      </w:r>
    </w:p>
    <w:p w14:paraId="2B2D0787" w14:textId="77777777" w:rsidR="00351175" w:rsidRDefault="005464CE">
      <w:pPr>
        <w:pStyle w:val="BodyText"/>
      </w:pPr>
      <m:oMathPara>
        <m:oMathParaPr>
          <m:jc m:val="center"/>
        </m:oMathParaPr>
        <m:oMath>
          <m:sSup>
            <m:sSupPr>
              <m:ctrlPr>
                <w:rPr>
                  <w:rFonts w:ascii="Cambria Math" w:hAnsi="Cambria Math"/>
                </w:rPr>
              </m:ctrlPr>
            </m:sSupPr>
            <m:e>
              <m:r>
                <w:rPr>
                  <w:rFonts w:ascii="Cambria Math" w:hAnsi="Cambria Math"/>
                </w:rPr>
                <m:t>r</m:t>
              </m:r>
            </m:e>
            <m:sup>
              <m:r>
                <m:rPr>
                  <m:nor/>
                </m:rPr>
                <m:t>net</m:t>
              </m:r>
            </m:sup>
          </m:sSup>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r</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ψ</m:t>
          </m:r>
          <m:r>
            <w:rPr>
              <w:rFonts w:ascii="Cambria Math" w:hAnsi="Cambria Math"/>
            </w:rPr>
            <m:t> </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oMath>
      </m:oMathPara>
    </w:p>
    <w:p w14:paraId="79869983" w14:textId="66DA9BE9" w:rsidR="00351175" w:rsidRDefault="00163341">
      <w:pPr>
        <w:pStyle w:val="FirstParagraph"/>
      </w:pPr>
      <w:r>
        <w:t>Under this specification, the performance fee applies only when the fund beats the risk–free</w:t>
      </w:r>
      <w:r w:rsidR="004873CC">
        <w:t xml:space="preserve"> rate. Relative to a pure management fee, this shifts more compensation into upside states. Since the manager’s incentives already tilt toward the right tail when flows are convex, performance fees can materially affect the equilibrium. In the extension with performance fees, the economic mechanism is unchanged</w:t>
      </w:r>
      <w:r>
        <w:t>,</w:t>
      </w:r>
      <w:r w:rsidR="004873CC">
        <w:t xml:space="preserve"> but closed-form expressions become less transparent, so we rely on numerical solutions and the corresponding fee</w:t>
      </w:r>
      <w:r>
        <w:t>-</w:t>
      </w:r>
      <w:r w:rsidR="004873CC">
        <w:t xml:space="preserve">volatility </w:t>
      </w:r>
      <w:r w:rsidR="008E7F7E">
        <w:t>relationships</w:t>
      </w:r>
      <w:r w:rsidR="004873CC">
        <w:t>.</w:t>
      </w:r>
    </w:p>
    <w:p w14:paraId="3BBC1DC4" w14:textId="4CE9AE09" w:rsidR="00351175" w:rsidRDefault="004873CC">
      <w:pPr>
        <w:pStyle w:val="BodyText"/>
      </w:pPr>
      <w:r>
        <w:t>This specification ignores high–water marks (HWM) that are common in alternative investment funds. Omitting HWM slightly overstates the right–tail convexity in manager pay. Appendix </w:t>
      </w:r>
      <w:hyperlink w:anchor="app:perf-fee"/>
      <w:r w:rsidR="009A3901">
        <w:t xml:space="preserve"> F</w:t>
      </w:r>
      <w:r>
        <w:t xml:space="preserve"> sketches how to incorporate HWM in our normal–returns setting.</w:t>
      </w:r>
    </w:p>
    <w:p w14:paraId="3ACEC6B0" w14:textId="77777777" w:rsidR="00351175" w:rsidRDefault="004873CC">
      <w:pPr>
        <w:pStyle w:val="BodyText"/>
      </w:pPr>
      <w:r>
        <w:t xml:space="preserve">The manager has mean variance preferences with a constant absolute risk aversion </w:t>
      </w:r>
      <m:oMath>
        <m:r>
          <w:rPr>
            <w:rFonts w:ascii="Cambria Math" w:hAnsi="Cambria Math"/>
          </w:rPr>
          <m:t>η</m:t>
        </m:r>
        <m:r>
          <m:rPr>
            <m:sty m:val="p"/>
          </m:rPr>
          <w:rPr>
            <w:rFonts w:ascii="Cambria Math" w:hAnsi="Cambria Math"/>
          </w:rPr>
          <m:t>&gt;</m:t>
        </m:r>
        <m:r>
          <w:rPr>
            <w:rFonts w:ascii="Cambria Math" w:hAnsi="Cambria Math"/>
          </w:rPr>
          <m:t>0</m:t>
        </m:r>
      </m:oMath>
      <w:r>
        <w:t xml:space="preserve"> over fee revenue </w:t>
      </w:r>
      <m:oMath>
        <m:r>
          <w:rPr>
            <w:rFonts w:ascii="Cambria Math" w:hAnsi="Cambria Math"/>
          </w:rPr>
          <m:t>ϕA</m:t>
        </m:r>
      </m:oMath>
      <w:r>
        <w:t>:</w:t>
      </w:r>
    </w:p>
    <w:p w14:paraId="29A929A7" w14:textId="77777777" w:rsidR="00351175" w:rsidRDefault="005464CE">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ϕ</m:t>
          </m:r>
          <m:r>
            <m:rPr>
              <m:scr m:val="double-struck"/>
              <m:sty m:val="p"/>
            </m:rP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η</m:t>
              </m:r>
              <m:sSup>
                <m:sSupPr>
                  <m:ctrlPr>
                    <w:rPr>
                      <w:rFonts w:ascii="Cambria Math" w:hAnsi="Cambria Math"/>
                    </w:rPr>
                  </m:ctrlPr>
                </m:sSupPr>
                <m:e>
                  <m:r>
                    <w:rPr>
                      <w:rFonts w:ascii="Cambria Math" w:hAnsi="Cambria Math"/>
                    </w:rPr>
                    <m:t>ϕ</m:t>
                  </m:r>
                </m:e>
                <m:sup>
                  <m:r>
                    <w:rPr>
                      <w:rFonts w:ascii="Cambria Math" w:hAnsi="Cambria Math"/>
                    </w:rPr>
                    <m:t>2</m:t>
                  </m:r>
                </m:sup>
              </m:sSup>
            </m:num>
            <m:den>
              <m:r>
                <w:rPr>
                  <w:rFonts w:ascii="Cambria Math" w:hAnsi="Cambria Math"/>
                </w:rPr>
                <m:t>2</m:t>
              </m:r>
            </m:den>
          </m:f>
          <m:r>
            <w:rPr>
              <w:rFonts w:ascii="Cambria Math" w:hAnsi="Cambria Math"/>
            </w:rPr>
            <m:t> </m:t>
          </m:r>
          <m:r>
            <m:rPr>
              <m:scr m:val="double-struck"/>
              <m:sty m:val="p"/>
            </m:rP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59AFABBB" w14:textId="77777777" w:rsidR="00351175" w:rsidRDefault="004873CC">
      <w:pPr>
        <w:pStyle w:val="FirstParagraph"/>
      </w:pPr>
      <w:r>
        <w:t>so the manager values higher expected fee income but dislikes fluctuations in AUM because they make fee income risky.</w:t>
      </w:r>
    </w:p>
    <w:p w14:paraId="435C0A63" w14:textId="77777777" w:rsidR="00351175" w:rsidRDefault="004873CC">
      <w:pPr>
        <w:pStyle w:val="BodyText"/>
      </w:pPr>
      <w:r>
        <w:t xml:space="preserve">Investors have mean-variance preferences over net returns with a risk aversion captured by </w:t>
      </w:r>
      <m:oMath>
        <m:r>
          <w:rPr>
            <w:rFonts w:ascii="Cambria Math" w:hAnsi="Cambria Math"/>
          </w:rPr>
          <m:t>γ</m:t>
        </m:r>
        <m:r>
          <m:rPr>
            <m:sty m:val="p"/>
          </m:rPr>
          <w:rPr>
            <w:rFonts w:ascii="Cambria Math" w:hAnsi="Cambria Math"/>
          </w:rPr>
          <m:t>&gt;</m:t>
        </m:r>
        <m:r>
          <w:rPr>
            <w:rFonts w:ascii="Cambria Math" w:hAnsi="Cambria Math"/>
          </w:rPr>
          <m:t>0</m:t>
        </m:r>
      </m:oMath>
      <w:r>
        <w:t>:</w:t>
      </w:r>
    </w:p>
    <w:p w14:paraId="3D074F8E" w14:textId="77777777" w:rsidR="00351175" w:rsidRDefault="005464CE">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nor/>
                </m:rPr>
                <m:t>net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γ</m:t>
              </m:r>
            </m:num>
            <m:den>
              <m:r>
                <w:rPr>
                  <w:rFonts w:ascii="Cambria Math" w:hAnsi="Cambria Math"/>
                </w:rPr>
                <m:t>2</m:t>
              </m:r>
            </m:den>
          </m:f>
          <m:r>
            <w:rPr>
              <w:rFonts w:ascii="Cambria Math" w:hAnsi="Cambria Math"/>
            </w:rPr>
            <m:t> </m:t>
          </m:r>
          <m:r>
            <m:rPr>
              <m:scr m:val="double-struck"/>
              <m:sty m:val="p"/>
            </m:rP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r</m:t>
              </m:r>
            </m:e>
            <m:sup>
              <m:r>
                <m:rPr>
                  <m:nor/>
                </m:rPr>
                <m:t>net</m:t>
              </m:r>
            </m:sup>
          </m:sSup>
          <m:r>
            <m:rPr>
              <m:sty m:val="p"/>
            </m:rPr>
            <w:rPr>
              <w:rFonts w:ascii="Cambria Math" w:hAnsi="Cambria Math"/>
            </w:rPr>
            <m:t>].</m:t>
          </m:r>
        </m:oMath>
      </m:oMathPara>
    </w:p>
    <w:p w14:paraId="5C83E163" w14:textId="625DECD5" w:rsidR="00351175" w:rsidRDefault="004873CC">
      <w:pPr>
        <w:pStyle w:val="FirstParagraph"/>
      </w:pPr>
      <w:r>
        <w:t>Using</w:t>
      </w:r>
      <w:del w:id="38" w:author="Igor Yelnik" w:date="2026-05-05T15:31:00Z" w16du:dateUtc="2026-05-05T14:31:00Z">
        <w:r w:rsidDel="00663177">
          <w:delText xml:space="preserve"> </w:delText>
        </w:r>
        <w:r w:rsidDel="00663177">
          <w:fldChar w:fldCharType="begin"/>
        </w:r>
        <w:r w:rsidDel="00663177">
          <w:delInstrText>HYPERLINK \l "eq:net-return" \h</w:delInstrText>
        </w:r>
        <w:r w:rsidDel="00663177">
          <w:fldChar w:fldCharType="separate"/>
        </w:r>
        <w:r w:rsidDel="00663177">
          <w:rPr>
            <w:rStyle w:val="Hyperlink"/>
          </w:rPr>
          <w:delText>[eq:net-return]</w:delText>
        </w:r>
        <w:r w:rsidDel="00663177">
          <w:fldChar w:fldCharType="end"/>
        </w:r>
      </w:del>
      <w:ins w:id="39" w:author="Igor Yelnik" w:date="2026-05-05T15:32:00Z" w16du:dateUtc="2026-05-05T14:32:00Z">
        <w:r w:rsidR="00663177">
          <w:fldChar w:fldCharType="begin"/>
        </w:r>
        <w:r w:rsidR="00663177">
          <w:instrText xml:space="preserve"> REF Eq1 \h </w:instrText>
        </w:r>
        <w:r w:rsidR="00663177">
          <w:fldChar w:fldCharType="separate"/>
        </w:r>
        <w:r w:rsidR="00663177">
          <w:rPr>
            <w:noProof/>
          </w:rPr>
          <w:t>(1)</w:t>
        </w:r>
        <w:r w:rsidR="00663177">
          <w:fldChar w:fldCharType="end"/>
        </w:r>
      </w:ins>
      <w:r>
        <w:t>, a convenient representation is</w:t>
      </w:r>
    </w:p>
    <w:p w14:paraId="4A6A74E5" w14:textId="77777777" w:rsidR="00351175" w:rsidRDefault="005464CE">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Sσ</m:t>
          </m:r>
          <m:r>
            <m:rPr>
              <m:sty m:val="p"/>
            </m:rPr>
            <w:rPr>
              <w:rFonts w:ascii="Cambria Math" w:hAnsi="Cambria Math"/>
            </w:rPr>
            <m:t>)-</m:t>
          </m:r>
          <m:r>
            <w:rPr>
              <w:rFonts w:ascii="Cambria Math" w:hAnsi="Cambria Math"/>
            </w:rPr>
            <m:t>ϕ</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γ</m:t>
              </m:r>
            </m:num>
            <m:den>
              <m:r>
                <w:rPr>
                  <w:rFonts w:ascii="Cambria Math" w:hAnsi="Cambria Math"/>
                </w:rPr>
                <m:t>2</m:t>
              </m:r>
            </m:den>
          </m:f>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m:oMathPara>
    </w:p>
    <w:p w14:paraId="71135E8A" w14:textId="77777777" w:rsidR="00351175" w:rsidRDefault="004873CC">
      <w:pPr>
        <w:pStyle w:val="FirstParagraph"/>
      </w:pPr>
      <w:r>
        <w:t xml:space="preserve">This makes the investor’s trade-off transparent: higher volatility </w:t>
      </w:r>
      <m:oMath>
        <m:r>
          <w:rPr>
            <w:rFonts w:ascii="Cambria Math" w:hAnsi="Cambria Math"/>
          </w:rPr>
          <m:t>σ</m:t>
        </m:r>
      </m:oMath>
      <w:r>
        <w:t xml:space="preserve"> raises expected return when the fund has skill (</w:t>
      </w:r>
      <m:oMath>
        <m:r>
          <w:rPr>
            <w:rFonts w:ascii="Cambria Math" w:hAnsi="Cambria Math"/>
          </w:rPr>
          <m:t>S</m:t>
        </m:r>
        <m:r>
          <m:rPr>
            <m:sty m:val="p"/>
          </m:rPr>
          <w:rPr>
            <w:rFonts w:ascii="Cambria Math" w:hAnsi="Cambria Math"/>
          </w:rPr>
          <m:t>&gt;</m:t>
        </m:r>
        <m:r>
          <w:rPr>
            <w:rFonts w:ascii="Cambria Math" w:hAnsi="Cambria Math"/>
          </w:rPr>
          <m:t>0</m:t>
        </m:r>
      </m:oMath>
      <w:r>
        <w:t>), but it raises risk quadratically; fees lower the investor’s mean payoff and rescale effective exposure.</w:t>
      </w:r>
    </w:p>
    <w:p w14:paraId="3EDC7652" w14:textId="77777777" w:rsidR="00B54C4D" w:rsidRDefault="00B54C4D">
      <w:pPr>
        <w:pStyle w:val="Heading2"/>
        <w:rPr>
          <w:rStyle w:val="SectionNumber"/>
        </w:rPr>
      </w:pPr>
      <w:bookmarkStart w:id="40" w:name="sec:manager"/>
      <w:bookmarkEnd w:id="11"/>
    </w:p>
    <w:p w14:paraId="0F1EBCD0" w14:textId="569F7871" w:rsidR="00351175" w:rsidRPr="00B54C4D" w:rsidRDefault="004873CC">
      <w:pPr>
        <w:pStyle w:val="Heading2"/>
        <w:rPr>
          <w:sz w:val="28"/>
          <w:szCs w:val="28"/>
        </w:rPr>
      </w:pPr>
      <w:r w:rsidRPr="00B54C4D">
        <w:rPr>
          <w:rStyle w:val="SectionNumber"/>
          <w:sz w:val="28"/>
          <w:szCs w:val="28"/>
        </w:rPr>
        <w:t>2.2</w:t>
      </w:r>
      <w:r w:rsidRPr="00B54C4D">
        <w:rPr>
          <w:sz w:val="28"/>
          <w:szCs w:val="28"/>
        </w:rPr>
        <w:tab/>
        <w:t>Manager’s problem and incentives</w:t>
      </w:r>
    </w:p>
    <w:p w14:paraId="66E76113" w14:textId="33771B58" w:rsidR="00B54C4D" w:rsidRDefault="00B54C4D">
      <w:pPr>
        <w:pStyle w:val="BodyText"/>
      </w:pPr>
      <w:r>
        <w:t>T</w:t>
      </w:r>
      <w:r w:rsidRPr="00B54C4D">
        <w:t>he manager controls volatility σ</w:t>
      </w:r>
      <w:r>
        <w:t xml:space="preserve"> and, through σ,</w:t>
      </w:r>
      <w:r w:rsidRPr="00B54C4D">
        <w:t xml:space="preserve"> affects both the fund’s return distribution and investor flows. This creates a central incentive mechanism in the model: when flows </w:t>
      </w:r>
      <w:r w:rsidRPr="00B54C4D">
        <w:lastRenderedPageBreak/>
        <w:t>are convex in good states, taking more risk increases the likelihood and magnitude of extreme positive outcomes, and such outcomes attract disproportionately large inflows. Since fees are proportional to AUM, the manager benefits from this right-tail scaling.</w:t>
      </w:r>
    </w:p>
    <w:p w14:paraId="35DB2B6B" w14:textId="77777777" w:rsidR="002A7545" w:rsidRDefault="004873CC">
      <w:pPr>
        <w:pStyle w:val="BodyText"/>
      </w:pPr>
      <w:r>
        <w:t>To isolate the mechanism, it is helpful to think of end-of-period AUM as having a deterministic base plus a component that increases with realized performance and flows. With skill (</w:t>
      </w:r>
      <m:oMath>
        <m:r>
          <w:rPr>
            <w:rFonts w:ascii="Cambria Math" w:hAnsi="Cambria Math"/>
          </w:rPr>
          <m:t>S</m:t>
        </m:r>
        <m:r>
          <m:rPr>
            <m:sty m:val="p"/>
          </m:rPr>
          <w:rPr>
            <w:rFonts w:ascii="Cambria Math" w:hAnsi="Cambria Math"/>
          </w:rPr>
          <m:t>&gt;</m:t>
        </m:r>
        <m:r>
          <w:rPr>
            <w:rFonts w:ascii="Cambria Math" w:hAnsi="Cambria Math"/>
          </w:rPr>
          <m:t>0</m:t>
        </m:r>
      </m:oMath>
      <w:r>
        <w:t xml:space="preserve">), raising </w:t>
      </w:r>
      <m:oMath>
        <m:r>
          <w:rPr>
            <w:rFonts w:ascii="Cambria Math" w:hAnsi="Cambria Math"/>
          </w:rPr>
          <m:t>σ</m:t>
        </m:r>
      </m:oMath>
      <w:r>
        <w:t xml:space="preserve"> increases expected performance, and thus expected AUM. With convex flows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raising </w:t>
      </w:r>
      <m:oMath>
        <m:r>
          <w:rPr>
            <w:rFonts w:ascii="Cambria Math" w:hAnsi="Cambria Math"/>
          </w:rPr>
          <m:t>σ</m:t>
        </m:r>
      </m:oMath>
      <w:r>
        <w:t xml:space="preserve"> does more than that: it increases the weight on upside states where inflows accelerate, so expected fee revenue becomes especially sensitive to volatility. At the same time, AUM becomes riskier when </w:t>
      </w:r>
      <m:oMath>
        <m:r>
          <w:rPr>
            <w:rFonts w:ascii="Cambria Math" w:hAnsi="Cambria Math"/>
          </w:rPr>
          <m:t>σ</m:t>
        </m:r>
      </m:oMath>
      <w:r>
        <w:t xml:space="preserve"> increases. </w:t>
      </w:r>
      <w:r w:rsidR="002A7545" w:rsidRPr="002A7545">
        <w:t>The exact mean and variance expressions (and their derivatives with respect to σ) are summarized below, with full derivations provided in Appendix B.</w:t>
      </w:r>
    </w:p>
    <w:p w14:paraId="3CFA249A" w14:textId="47513599" w:rsidR="002A7545" w:rsidRPr="002A7545" w:rsidDel="00DB6956" w:rsidRDefault="002A7545" w:rsidP="002A7545">
      <w:pPr>
        <w:spacing w:before="100" w:beforeAutospacing="1" w:after="100" w:afterAutospacing="1"/>
        <w:rPr>
          <w:del w:id="41" w:author="Igor Yelnik" w:date="2026-05-05T15:34:00Z" w16du:dateUtc="2026-05-05T14:34:00Z"/>
          <w:rFonts w:eastAsia="Times New Roman" w:cs="Times New Roman"/>
          <w:lang w:eastAsia="en-US"/>
        </w:rPr>
      </w:pPr>
      <w:r w:rsidRPr="002A7545">
        <w:rPr>
          <w:rFonts w:eastAsia="Times New Roman" w:cs="Times New Roman"/>
          <w:lang w:eastAsia="en-US"/>
        </w:rPr>
        <w:t xml:space="preserve">Let </w:t>
      </w:r>
      <m:oMath>
        <m:r>
          <w:rPr>
            <w:rFonts w:ascii="Cambria Math" w:eastAsia="Times New Roman" w:hAnsi="Cambria Math" w:cs="Times New Roman"/>
            <w:lang w:eastAsia="en-US"/>
          </w:rPr>
          <m:t>K:=</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A</m:t>
            </m:r>
          </m:e>
          <m:sub>
            <m:r>
              <w:rPr>
                <w:rFonts w:ascii="Cambria Math" w:eastAsia="Times New Roman" w:hAnsi="Cambria Math" w:cs="Times New Roman"/>
                <w:lang w:eastAsia="en-US"/>
              </w:rPr>
              <m:t>0</m:t>
            </m:r>
          </m:sub>
        </m:sSub>
        <m:r>
          <w:rPr>
            <w:rFonts w:ascii="Cambria Math" w:eastAsia="Times New Roman" w:hAnsi="Cambria Math" w:cs="Times New Roman"/>
            <w:lang w:eastAsia="en-US"/>
          </w:rPr>
          <m:t>+</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1</m:t>
            </m:r>
          </m:sub>
        </m:sSub>
      </m:oMath>
      <w:r w:rsidRPr="002A7545">
        <w:rPr>
          <w:rFonts w:eastAsia="Times New Roman" w:cs="Times New Roman"/>
          <w:b/>
          <w:bCs/>
          <w:lang w:eastAsia="en-US"/>
        </w:rPr>
        <w:t xml:space="preserve">, </w:t>
      </w:r>
      <m:oMath>
        <m:r>
          <w:rPr>
            <w:rFonts w:ascii="Cambria Math" w:eastAsia="Times New Roman" w:hAnsi="Cambria Math" w:cs="Times New Roman"/>
            <w:lang w:eastAsia="en-US"/>
          </w:rPr>
          <m:t>X:=S+Z</m:t>
        </m:r>
      </m:oMath>
      <w:r w:rsidRPr="002A7545">
        <w:rPr>
          <w:rFonts w:eastAsia="Times New Roman" w:cs="Times New Roman"/>
          <w:b/>
          <w:bCs/>
          <w:lang w:eastAsia="en-US"/>
        </w:rPr>
        <w:t xml:space="preserve">, </w:t>
      </w:r>
      <w:r w:rsidRPr="002A7545">
        <w:rPr>
          <w:rFonts w:eastAsia="Times New Roman" w:cs="Times New Roman"/>
          <w:lang w:eastAsia="en-US"/>
        </w:rPr>
        <w:t>and</w:t>
      </w:r>
      <w:r w:rsidRPr="002A7545">
        <w:rPr>
          <w:rFonts w:eastAsia="Times New Roman" w:cs="Times New Roman"/>
          <w:b/>
          <w:bCs/>
          <w:lang w:eastAsia="en-US"/>
        </w:rPr>
        <w:t xml:space="preserve"> </w:t>
      </w:r>
      <m:oMath>
        <m:r>
          <w:rPr>
            <w:rFonts w:ascii="Cambria Math" w:eastAsia="Times New Roman" w:hAnsi="Cambria Math" w:cs="Times New Roman"/>
            <w:lang w:eastAsia="en-US"/>
          </w:rPr>
          <m:t>I:=</m:t>
        </m:r>
        <m:sSub>
          <m:sSubPr>
            <m:ctrlPr>
              <w:rPr>
                <w:rFonts w:ascii="Cambria Math" w:eastAsia="Times New Roman" w:hAnsi="Cambria Math" w:cs="Times New Roman"/>
                <w:lang w:eastAsia="en-US"/>
              </w:rPr>
            </m:ctrlPr>
          </m:sSubPr>
          <m:e>
            <m:r>
              <m:rPr>
                <m:sty m:val="b"/>
              </m:rPr>
              <w:rPr>
                <w:rFonts w:ascii="Cambria Math" w:eastAsia="Times New Roman" w:hAnsi="Cambria Math" w:cs="Times New Roman"/>
                <w:lang w:eastAsia="en-US"/>
              </w:rPr>
              <m:t>1</m:t>
            </m:r>
          </m:e>
          <m:sub>
            <m:d>
              <m:dPr>
                <m:begChr m:val="{"/>
                <m:sepChr m:val="≥"/>
                <m:endChr m:val="}"/>
                <m:ctrlPr>
                  <w:rPr>
                    <w:rFonts w:ascii="Cambria Math" w:eastAsia="Times New Roman" w:hAnsi="Cambria Math" w:cs="Times New Roman"/>
                    <w:lang w:eastAsia="en-US"/>
                  </w:rPr>
                </m:ctrlPr>
              </m:dPr>
              <m:e>
                <m:r>
                  <w:rPr>
                    <w:rFonts w:ascii="Cambria Math" w:eastAsia="Times New Roman" w:hAnsi="Cambria Math" w:cs="Times New Roman"/>
                    <w:lang w:eastAsia="en-US"/>
                  </w:rPr>
                  <m:t>X</m:t>
                </m:r>
              </m:e>
              <m:e>
                <m:r>
                  <w:rPr>
                    <w:rFonts w:ascii="Cambria Math" w:eastAsia="Times New Roman" w:hAnsi="Cambria Math" w:cs="Times New Roman"/>
                    <w:lang w:eastAsia="en-US"/>
                  </w:rPr>
                  <m:t>0</m:t>
                </m:r>
              </m:e>
            </m:d>
          </m:sub>
        </m:sSub>
      </m:oMath>
      <w:r w:rsidRPr="002A7545">
        <w:rPr>
          <w:rFonts w:eastAsia="Times New Roman" w:cs="Times New Roman"/>
          <w:lang w:eastAsia="en-US"/>
        </w:rPr>
        <w:t xml:space="preserve">. Using </w:t>
      </w:r>
      <m:oMath>
        <m:r>
          <w:rPr>
            <w:rFonts w:ascii="Cambria Math" w:eastAsia="Times New Roman" w:hAnsi="Cambria Math" w:cs="Times New Roman"/>
            <w:lang w:eastAsia="en-US"/>
          </w:rPr>
          <m:t>r=</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r</m:t>
            </m:r>
          </m:e>
          <m:sub>
            <m:r>
              <w:rPr>
                <w:rFonts w:ascii="Cambria Math" w:eastAsia="Times New Roman" w:hAnsi="Cambria Math" w:cs="Times New Roman"/>
                <w:lang w:eastAsia="en-US"/>
              </w:rPr>
              <m:t>f</m:t>
            </m:r>
          </m:sub>
        </m:sSub>
        <m:r>
          <w:rPr>
            <w:rFonts w:ascii="Cambria Math" w:eastAsia="Times New Roman" w:hAnsi="Cambria Math" w:cs="Times New Roman"/>
            <w:lang w:eastAsia="en-US"/>
          </w:rPr>
          <m:t>+σX</m:t>
        </m:r>
      </m:oMath>
      <w:r w:rsidRPr="002A7545">
        <w:rPr>
          <w:rFonts w:eastAsia="Times New Roman" w:cs="Times New Roman"/>
          <w:lang w:eastAsia="en-US"/>
        </w:rPr>
        <w:t xml:space="preserve">, end-of-period AUM can be written as </w:t>
      </w:r>
      <m:oMath>
        <m:r>
          <w:rPr>
            <w:rFonts w:ascii="Cambria Math" w:eastAsia="Times New Roman" w:hAnsi="Cambria Math" w:cs="Times New Roman"/>
            <w:lang w:eastAsia="en-US"/>
          </w:rPr>
          <m:t>A=</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A</m:t>
            </m:r>
          </m:e>
          <m:sub>
            <m:r>
              <w:rPr>
                <w:rFonts w:ascii="Cambria Math" w:eastAsia="Times New Roman" w:hAnsi="Cambria Math" w:cs="Times New Roman"/>
                <w:lang w:eastAsia="en-US"/>
              </w:rPr>
              <m:t>0</m:t>
            </m:r>
          </m:sub>
        </m:sSub>
        <m:r>
          <w:rPr>
            <w:rFonts w:ascii="Cambria Math" w:eastAsia="Times New Roman" w:hAnsi="Cambria Math" w:cs="Times New Roman"/>
            <w:lang w:eastAsia="en-US"/>
          </w:rPr>
          <m:t>(1+</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r</m:t>
            </m:r>
          </m:e>
          <m:sub>
            <m:r>
              <w:rPr>
                <w:rFonts w:ascii="Cambria Math" w:eastAsia="Times New Roman" w:hAnsi="Cambria Math" w:cs="Times New Roman"/>
                <w:lang w:eastAsia="en-US"/>
              </w:rPr>
              <m:t>f</m:t>
            </m:r>
          </m:sub>
        </m:sSub>
        <m:r>
          <w:rPr>
            <w:rFonts w:ascii="Cambria Math" w:eastAsia="Times New Roman" w:hAnsi="Cambria Math" w:cs="Times New Roman"/>
            <w:lang w:eastAsia="en-US"/>
          </w:rPr>
          <m:t>)+KσX+</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Sub>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σ</m:t>
            </m:r>
          </m:e>
          <m:sup>
            <m:r>
              <w:rPr>
                <w:rFonts w:ascii="Cambria Math" w:eastAsia="Times New Roman" w:hAnsi="Cambria Math" w:cs="Times New Roman"/>
                <w:lang w:eastAsia="en-US"/>
              </w:rPr>
              <m:t>2</m:t>
            </m:r>
          </m:sup>
        </m:sSup>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X</m:t>
            </m:r>
          </m:e>
          <m:sup>
            <m:r>
              <w:rPr>
                <w:rFonts w:ascii="Cambria Math" w:eastAsia="Times New Roman" w:hAnsi="Cambria Math" w:cs="Times New Roman"/>
                <w:lang w:eastAsia="en-US"/>
              </w:rPr>
              <m:t>2</m:t>
            </m:r>
          </m:sup>
        </m:sSup>
        <m:r>
          <w:rPr>
            <w:rFonts w:ascii="Cambria Math" w:eastAsia="Times New Roman" w:hAnsi="Cambria Math" w:cs="Times New Roman"/>
            <w:lang w:eastAsia="en-US"/>
          </w:rPr>
          <m:t>I</m:t>
        </m:r>
        <m:r>
          <m:rPr>
            <m:sty m:val="p"/>
          </m:rPr>
          <w:rPr>
            <w:rFonts w:ascii="Cambria Math" w:eastAsia="Times New Roman" w:hAnsi="Cambria Math" w:cs="Times New Roman"/>
            <w:lang w:eastAsia="en-US"/>
          </w:rPr>
          <m:t>.</m:t>
        </m:r>
      </m:oMath>
      <w:r w:rsidRPr="002A7545">
        <w:rPr>
          <w:rFonts w:eastAsia="Times New Roman" w:cs="Times New Roman"/>
          <w:lang w:eastAsia="en-US"/>
        </w:rPr>
        <w:br/>
      </w:r>
    </w:p>
    <w:p w14:paraId="0F1C7468" w14:textId="42522D7C" w:rsidR="002A7545" w:rsidRPr="002A7545" w:rsidRDefault="002A7545" w:rsidP="002A7545">
      <w:pPr>
        <w:spacing w:before="100" w:beforeAutospacing="1" w:after="100" w:afterAutospacing="1"/>
        <w:rPr>
          <w:rFonts w:ascii="Times New Roman" w:eastAsia="Times New Roman" w:hAnsi="Times New Roman" w:cs="Times New Roman"/>
          <w:lang w:eastAsia="en-US"/>
        </w:rPr>
      </w:pPr>
      <w:r w:rsidRPr="002A7545">
        <w:rPr>
          <w:rFonts w:eastAsia="Times New Roman" w:cs="Times New Roman"/>
          <w:lang w:eastAsia="en-US"/>
        </w:rPr>
        <w:t xml:space="preserve">Expected AUM is given by </w:t>
      </w:r>
      <m:oMath>
        <m:r>
          <m:rPr>
            <m:scr m:val="double-struck"/>
            <m:sty m:val="p"/>
          </m:rPr>
          <w:rPr>
            <w:rFonts w:ascii="Cambria Math" w:eastAsia="Times New Roman" w:hAnsi="Cambria Math" w:cs="Times New Roman"/>
            <w:lang w:eastAsia="en-US"/>
          </w:rPr>
          <m:t>E</m:t>
        </m:r>
        <m:r>
          <w:rPr>
            <w:rFonts w:ascii="Cambria Math" w:eastAsia="Times New Roman" w:hAnsi="Cambria Math" w:cs="Times New Roman"/>
            <w:lang w:eastAsia="en-US"/>
          </w:rPr>
          <m:t>[A]=</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A</m:t>
            </m:r>
          </m:e>
          <m:sub>
            <m:r>
              <w:rPr>
                <w:rFonts w:ascii="Cambria Math" w:eastAsia="Times New Roman" w:hAnsi="Cambria Math" w:cs="Times New Roman"/>
                <w:lang w:eastAsia="en-US"/>
              </w:rPr>
              <m:t>0</m:t>
            </m:r>
          </m:sub>
        </m:sSub>
        <m:r>
          <w:rPr>
            <w:rFonts w:ascii="Cambria Math" w:eastAsia="Times New Roman" w:hAnsi="Cambria Math" w:cs="Times New Roman"/>
            <w:lang w:eastAsia="en-US"/>
          </w:rPr>
          <m:t>(1+</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r</m:t>
            </m:r>
          </m:e>
          <m:sub>
            <m:r>
              <w:rPr>
                <w:rFonts w:ascii="Cambria Math" w:eastAsia="Times New Roman" w:hAnsi="Cambria Math" w:cs="Times New Roman"/>
                <w:lang w:eastAsia="en-US"/>
              </w:rPr>
              <m:t>f</m:t>
            </m:r>
          </m:sub>
        </m:sSub>
        <m:r>
          <w:rPr>
            <w:rFonts w:ascii="Cambria Math" w:eastAsia="Times New Roman" w:hAnsi="Cambria Math" w:cs="Times New Roman"/>
            <w:lang w:eastAsia="en-US"/>
          </w:rPr>
          <m:t>)+KSσ+</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Sub>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σ</m:t>
            </m:r>
          </m:e>
          <m:sup>
            <m:r>
              <w:rPr>
                <w:rFonts w:ascii="Cambria Math" w:eastAsia="Times New Roman" w:hAnsi="Cambria Math" w:cs="Times New Roman"/>
                <w:lang w:eastAsia="en-US"/>
              </w:rPr>
              <m:t>2</m:t>
            </m:r>
          </m:sup>
        </m:sSup>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C</m:t>
            </m:r>
          </m:e>
          <m:sub>
            <m:r>
              <w:rPr>
                <w:rFonts w:ascii="Cambria Math" w:eastAsia="Times New Roman" w:hAnsi="Cambria Math" w:cs="Times New Roman"/>
                <w:lang w:eastAsia="en-US"/>
              </w:rPr>
              <m:t>1</m:t>
            </m:r>
          </m:sub>
        </m:sSub>
        <m:r>
          <w:rPr>
            <w:rFonts w:ascii="Cambria Math" w:eastAsia="Times New Roman" w:hAnsi="Cambria Math" w:cs="Times New Roman"/>
            <w:lang w:eastAsia="en-US"/>
          </w:rPr>
          <m:t>,</m:t>
        </m:r>
      </m:oMath>
      <w:r w:rsidRPr="002A7545">
        <w:rPr>
          <w:rFonts w:eastAsia="Times New Roman" w:cs="Times New Roman"/>
          <w:lang w:eastAsia="en-US"/>
        </w:rPr>
        <w:t xml:space="preserve"> where </w:t>
      </w:r>
      <m:oMath>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C</m:t>
            </m:r>
          </m:e>
          <m:sub>
            <m:r>
              <w:rPr>
                <w:rFonts w:ascii="Cambria Math" w:eastAsia="Times New Roman" w:hAnsi="Cambria Math" w:cs="Times New Roman"/>
                <w:lang w:eastAsia="en-US"/>
              </w:rPr>
              <m:t>1</m:t>
            </m:r>
          </m:sub>
        </m:sSub>
        <m:r>
          <w:rPr>
            <w:rFonts w:ascii="Cambria Math" w:eastAsia="Times New Roman" w:hAnsi="Cambria Math" w:cs="Times New Roman"/>
            <w:lang w:eastAsia="en-US"/>
          </w:rPr>
          <m:t>:=(</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S</m:t>
            </m:r>
          </m:e>
          <m:sup>
            <m:r>
              <w:rPr>
                <w:rFonts w:ascii="Cambria Math" w:eastAsia="Times New Roman" w:hAnsi="Cambria Math" w:cs="Times New Roman"/>
                <w:lang w:eastAsia="en-US"/>
              </w:rPr>
              <m:t>2</m:t>
            </m:r>
          </m:sup>
        </m:sSup>
        <m:r>
          <w:rPr>
            <w:rFonts w:ascii="Cambria Math" w:eastAsia="Times New Roman" w:hAnsi="Cambria Math" w:cs="Times New Roman"/>
            <w:lang w:eastAsia="en-US"/>
          </w:rPr>
          <m:t>+1)</m:t>
        </m:r>
        <m:r>
          <m:rPr>
            <m:sty m:val="p"/>
          </m:rPr>
          <w:rPr>
            <w:rFonts w:ascii="Cambria Math" w:eastAsia="Times New Roman" w:hAnsi="Cambria Math" w:cs="Times New Roman"/>
            <w:lang w:eastAsia="en-US"/>
          </w:rPr>
          <m:t>Φ</m:t>
        </m:r>
        <m:r>
          <w:rPr>
            <w:rFonts w:ascii="Cambria Math" w:eastAsia="Times New Roman" w:hAnsi="Cambria Math" w:cs="Times New Roman"/>
            <w:lang w:eastAsia="en-US"/>
          </w:rPr>
          <m:t>(S)+Sϕ(S)</m:t>
        </m:r>
        <m:r>
          <m:rPr>
            <m:sty m:val="p"/>
          </m:rPr>
          <w:rPr>
            <w:rFonts w:ascii="Cambria Math" w:eastAsia="Times New Roman" w:hAnsi="Cambria Math" w:cs="Times New Roman"/>
            <w:lang w:eastAsia="en-US"/>
          </w:rPr>
          <m:t>.</m:t>
        </m:r>
      </m:oMath>
      <w:r w:rsidRPr="002A7545">
        <w:rPr>
          <w:rFonts w:eastAsia="Times New Roman" w:cs="Times New Roman"/>
          <w:lang w:eastAsia="en-US"/>
        </w:rPr>
        <w:t xml:space="preserve"> The variance of AUM is </w:t>
      </w:r>
      <m:oMath>
        <m:r>
          <m:rPr>
            <m:sty m:val="p"/>
          </m:rPr>
          <w:rPr>
            <w:rFonts w:ascii="Cambria Math" w:eastAsia="Times New Roman" w:hAnsi="Cambria Math" w:cs="Times New Roman"/>
            <w:lang w:eastAsia="en-US"/>
          </w:rPr>
          <m:t>Var</m:t>
        </m:r>
        <m:r>
          <w:rPr>
            <w:rFonts w:ascii="Cambria Math" w:eastAsia="Times New Roman" w:hAnsi="Cambria Math" w:cs="Times New Roman"/>
            <w:lang w:eastAsia="en-US"/>
          </w:rPr>
          <m:t>(A)=</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K</m:t>
            </m:r>
          </m:e>
          <m:sup>
            <m:r>
              <w:rPr>
                <w:rFonts w:ascii="Cambria Math" w:eastAsia="Times New Roman" w:hAnsi="Cambria Math" w:cs="Times New Roman"/>
                <w:lang w:eastAsia="en-US"/>
              </w:rPr>
              <m:t>2</m:t>
            </m:r>
          </m:sup>
        </m:sSup>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σ</m:t>
            </m:r>
          </m:e>
          <m:sup>
            <m:r>
              <w:rPr>
                <w:rFonts w:ascii="Cambria Math" w:eastAsia="Times New Roman" w:hAnsi="Cambria Math" w:cs="Times New Roman"/>
                <w:lang w:eastAsia="en-US"/>
              </w:rPr>
              <m:t>2</m:t>
            </m:r>
          </m:sup>
        </m:sSup>
        <m:r>
          <w:rPr>
            <w:rFonts w:ascii="Cambria Math" w:eastAsia="Times New Roman" w:hAnsi="Cambria Math" w:cs="Times New Roman"/>
            <w:lang w:eastAsia="en-US"/>
          </w:rPr>
          <m:t>+2K</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Sub>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σ</m:t>
            </m:r>
          </m:e>
          <m:sup>
            <m:r>
              <w:rPr>
                <w:rFonts w:ascii="Cambria Math" w:eastAsia="Times New Roman" w:hAnsi="Cambria Math" w:cs="Times New Roman"/>
                <w:lang w:eastAsia="en-US"/>
              </w:rPr>
              <m:t>3</m:t>
            </m:r>
          </m:sup>
        </m:sSup>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C</m:t>
            </m:r>
          </m:e>
          <m:sub>
            <m:r>
              <w:rPr>
                <w:rFonts w:ascii="Cambria Math" w:eastAsia="Times New Roman" w:hAnsi="Cambria Math" w:cs="Times New Roman"/>
                <w:lang w:eastAsia="en-US"/>
              </w:rPr>
              <m:t>2</m:t>
            </m:r>
          </m:sub>
        </m:sSub>
        <m:r>
          <w:rPr>
            <w:rFonts w:ascii="Cambria Math" w:eastAsia="Times New Roman" w:hAnsi="Cambria Math" w:cs="Times New Roman"/>
            <w:lang w:eastAsia="en-US"/>
          </w:rPr>
          <m:t>+</m:t>
        </m:r>
        <m:sSubSup>
          <m:sSubSupPr>
            <m:ctrlPr>
              <w:rPr>
                <w:rFonts w:ascii="Cambria Math" w:eastAsia="Times New Roman" w:hAnsi="Cambria Math" w:cs="Times New Roman"/>
                <w:lang w:eastAsia="en-US"/>
              </w:rPr>
            </m:ctrlPr>
          </m:sSubSup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up>
            <m:r>
              <w:rPr>
                <w:rFonts w:ascii="Cambria Math" w:eastAsia="Times New Roman" w:hAnsi="Cambria Math" w:cs="Times New Roman"/>
                <w:lang w:eastAsia="en-US"/>
              </w:rPr>
              <m:t>2</m:t>
            </m:r>
          </m:sup>
        </m:sSubSup>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σ</m:t>
            </m:r>
          </m:e>
          <m:sup>
            <m:r>
              <w:rPr>
                <w:rFonts w:ascii="Cambria Math" w:eastAsia="Times New Roman" w:hAnsi="Cambria Math" w:cs="Times New Roman"/>
                <w:lang w:eastAsia="en-US"/>
              </w:rPr>
              <m:t>4</m:t>
            </m:r>
          </m:sup>
        </m:sSup>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C</m:t>
            </m:r>
          </m:e>
          <m:sub>
            <m:r>
              <w:rPr>
                <w:rFonts w:ascii="Cambria Math" w:eastAsia="Times New Roman" w:hAnsi="Cambria Math" w:cs="Times New Roman"/>
                <w:lang w:eastAsia="en-US"/>
              </w:rPr>
              <m:t>3</m:t>
            </m:r>
          </m:sub>
        </m:sSub>
        <m:r>
          <w:rPr>
            <w:rFonts w:ascii="Cambria Math" w:eastAsia="Times New Roman" w:hAnsi="Cambria Math" w:cs="Times New Roman"/>
            <w:lang w:eastAsia="en-US"/>
          </w:rPr>
          <m:t>,</m:t>
        </m:r>
      </m:oMath>
      <w:r w:rsidRPr="002A7545">
        <w:rPr>
          <w:rFonts w:eastAsia="Times New Roman" w:cs="Times New Roman"/>
          <w:lang w:eastAsia="en-US"/>
        </w:rPr>
        <w:t xml:space="preserve"> where</w:t>
      </w:r>
      <w:r w:rsidRPr="002A7545">
        <w:rPr>
          <w:rFonts w:eastAsia="Times New Roman" w:cs="Times New Roman"/>
          <w:b/>
          <w:bCs/>
          <w:lang w:eastAsia="en-US"/>
        </w:rPr>
        <w:t xml:space="preserve"> </w:t>
      </w:r>
      <m:oMath>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C</m:t>
            </m:r>
          </m:e>
          <m:sub>
            <m:r>
              <w:rPr>
                <w:rFonts w:ascii="Cambria Math" w:eastAsia="Times New Roman" w:hAnsi="Cambria Math" w:cs="Times New Roman"/>
                <w:lang w:eastAsia="en-US"/>
              </w:rPr>
              <m:t>2</m:t>
            </m:r>
          </m:sub>
        </m:sSub>
        <m:r>
          <w:rPr>
            <w:rFonts w:ascii="Cambria Math" w:eastAsia="Times New Roman" w:hAnsi="Cambria Math" w:cs="Times New Roman"/>
            <w:lang w:eastAsia="en-US"/>
          </w:rPr>
          <m:t>:=</m:t>
        </m:r>
        <m:r>
          <m:rPr>
            <m:sty m:val="p"/>
          </m:rPr>
          <w:rPr>
            <w:rFonts w:ascii="Cambria Math" w:eastAsia="Times New Roman" w:hAnsi="Cambria Math" w:cs="Times New Roman"/>
            <w:lang w:eastAsia="en-US"/>
          </w:rPr>
          <m:t>Cov</m:t>
        </m:r>
        <m:r>
          <w:rPr>
            <w:rFonts w:ascii="Cambria Math" w:eastAsia="Times New Roman" w:hAnsi="Cambria Math" w:cs="Times New Roman"/>
            <w:lang w:eastAsia="en-US"/>
          </w:rPr>
          <m:t>(X,</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X</m:t>
            </m:r>
          </m:e>
          <m:sup>
            <m:r>
              <w:rPr>
                <w:rFonts w:ascii="Cambria Math" w:eastAsia="Times New Roman" w:hAnsi="Cambria Math" w:cs="Times New Roman"/>
                <w:lang w:eastAsia="en-US"/>
              </w:rPr>
              <m:t>2</m:t>
            </m:r>
          </m:sup>
        </m:sSup>
        <m:r>
          <w:rPr>
            <w:rFonts w:ascii="Cambria Math" w:eastAsia="Times New Roman" w:hAnsi="Cambria Math" w:cs="Times New Roman"/>
            <w:lang w:eastAsia="en-US"/>
          </w:rPr>
          <m:t>I)</m:t>
        </m:r>
      </m:oMath>
      <w:r w:rsidRPr="002A7545">
        <w:rPr>
          <w:rFonts w:eastAsia="Times New Roman" w:cs="Times New Roman"/>
          <w:lang w:eastAsia="en-US"/>
        </w:rPr>
        <w:t>and</w:t>
      </w:r>
      <w:r w:rsidRPr="002A7545">
        <w:rPr>
          <w:rFonts w:eastAsia="Times New Roman" w:cs="Times New Roman"/>
          <w:b/>
          <w:bCs/>
          <w:lang w:eastAsia="en-US"/>
        </w:rPr>
        <w:t xml:space="preserve"> </w:t>
      </w:r>
      <m:oMath>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C</m:t>
            </m:r>
          </m:e>
          <m:sub>
            <m:r>
              <w:rPr>
                <w:rFonts w:ascii="Cambria Math" w:eastAsia="Times New Roman" w:hAnsi="Cambria Math" w:cs="Times New Roman"/>
                <w:lang w:eastAsia="en-US"/>
              </w:rPr>
              <m:t>3</m:t>
            </m:r>
          </m:sub>
        </m:sSub>
        <m:r>
          <w:rPr>
            <w:rFonts w:ascii="Cambria Math" w:eastAsia="Times New Roman" w:hAnsi="Cambria Math" w:cs="Times New Roman"/>
            <w:lang w:eastAsia="en-US"/>
          </w:rPr>
          <m:t>:=</m:t>
        </m:r>
        <m:r>
          <m:rPr>
            <m:sty m:val="p"/>
          </m:rPr>
          <w:rPr>
            <w:rFonts w:ascii="Cambria Math" w:eastAsia="Times New Roman" w:hAnsi="Cambria Math" w:cs="Times New Roman"/>
            <w:lang w:eastAsia="en-US"/>
          </w:rPr>
          <m:t>Var</m:t>
        </m:r>
        <m:r>
          <w:rPr>
            <w:rFonts w:ascii="Cambria Math" w:eastAsia="Times New Roman" w:hAnsi="Cambria Math" w:cs="Times New Roman"/>
            <w:lang w:eastAsia="en-US"/>
          </w:rPr>
          <m:t>(</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X</m:t>
            </m:r>
          </m:e>
          <m:sup>
            <m:r>
              <w:rPr>
                <w:rFonts w:ascii="Cambria Math" w:eastAsia="Times New Roman" w:hAnsi="Cambria Math" w:cs="Times New Roman"/>
                <w:lang w:eastAsia="en-US"/>
              </w:rPr>
              <m:t>2</m:t>
            </m:r>
          </m:sup>
        </m:sSup>
        <m:r>
          <w:rPr>
            <w:rFonts w:ascii="Cambria Math" w:eastAsia="Times New Roman" w:hAnsi="Cambria Math" w:cs="Times New Roman"/>
            <w:lang w:eastAsia="en-US"/>
          </w:rPr>
          <m:t>I)</m:t>
        </m:r>
      </m:oMath>
      <w:r w:rsidRPr="002A7545">
        <w:rPr>
          <w:rFonts w:eastAsia="Times New Roman" w:cs="Times New Roman"/>
          <w:b/>
          <w:bCs/>
          <w:lang w:eastAsia="en-US"/>
        </w:rPr>
        <w:t xml:space="preserve">, </w:t>
      </w:r>
      <w:r w:rsidRPr="002A7545">
        <w:rPr>
          <w:rFonts w:eastAsia="Times New Roman" w:cs="Times New Roman"/>
          <w:lang w:eastAsia="en-US"/>
        </w:rPr>
        <w:t xml:space="preserve">with closed-form expressions provided in Appendix B. Differentiating with respect to </w:t>
      </w:r>
      <m:oMath>
        <m:r>
          <w:rPr>
            <w:rFonts w:ascii="Cambria Math" w:eastAsia="Times New Roman" w:hAnsi="Cambria Math" w:cs="Times New Roman"/>
            <w:lang w:eastAsia="en-US"/>
          </w:rPr>
          <m:t>σ</m:t>
        </m:r>
      </m:oMath>
      <w:r w:rsidRPr="002A7545">
        <w:rPr>
          <w:rFonts w:ascii="Times New Roman" w:eastAsia="Times New Roman" w:hAnsi="Times New Roman" w:cs="Times New Roman"/>
          <w:lang w:eastAsia="en-US"/>
        </w:rPr>
        <w:t>,</w:t>
      </w:r>
    </w:p>
    <w:p w14:paraId="51AA6444" w14:textId="77777777" w:rsidR="002A7545" w:rsidRPr="002A7545" w:rsidRDefault="005464CE" w:rsidP="002A7545">
      <w:pPr>
        <w:spacing w:after="0"/>
        <w:rPr>
          <w:rFonts w:ascii="Times New Roman" w:eastAsia="Times New Roman" w:hAnsi="Times New Roman" w:cs="Times New Roman"/>
          <w:lang w:eastAsia="en-US"/>
        </w:rPr>
      </w:pPr>
      <m:oMathPara>
        <m:oMath>
          <m:f>
            <m:fPr>
              <m:ctrlPr>
                <w:rPr>
                  <w:rFonts w:ascii="Cambria Math" w:eastAsia="Times New Roman" w:hAnsi="Cambria Math" w:cs="Times New Roman"/>
                  <w:lang w:eastAsia="en-US"/>
                </w:rPr>
              </m:ctrlPr>
            </m:fPr>
            <m:num>
              <m:r>
                <m:rPr>
                  <m:sty m:val="p"/>
                </m:rPr>
                <w:rPr>
                  <w:rFonts w:ascii="Cambria Math" w:eastAsia="Times New Roman" w:hAnsi="Cambria Math" w:cs="Times New Roman"/>
                  <w:lang w:eastAsia="en-US"/>
                </w:rPr>
                <m:t>∂</m:t>
              </m:r>
            </m:num>
            <m:den>
              <m:r>
                <m:rPr>
                  <m:sty m:val="p"/>
                </m:rPr>
                <w:rPr>
                  <w:rFonts w:ascii="Cambria Math" w:eastAsia="Times New Roman" w:hAnsi="Cambria Math" w:cs="Times New Roman"/>
                  <w:lang w:eastAsia="en-US"/>
                </w:rPr>
                <m:t>∂</m:t>
              </m:r>
              <m:r>
                <w:rPr>
                  <w:rFonts w:ascii="Cambria Math" w:eastAsia="Times New Roman" w:hAnsi="Cambria Math" w:cs="Times New Roman"/>
                  <w:lang w:eastAsia="en-US"/>
                </w:rPr>
                <m:t>σ</m:t>
              </m:r>
            </m:den>
          </m:f>
          <m:r>
            <m:rPr>
              <m:scr m:val="double-struck"/>
              <m:sty m:val="p"/>
            </m:rPr>
            <w:rPr>
              <w:rFonts w:ascii="Cambria Math" w:eastAsia="Times New Roman" w:hAnsi="Cambria Math" w:cs="Times New Roman"/>
              <w:lang w:eastAsia="en-US"/>
            </w:rPr>
            <m:t>E</m:t>
          </m:r>
          <m:r>
            <w:rPr>
              <w:rFonts w:ascii="Cambria Math" w:eastAsia="Times New Roman" w:hAnsi="Cambria Math" w:cs="Times New Roman"/>
              <w:lang w:eastAsia="en-US"/>
            </w:rPr>
            <m:t>[A]=KS+2</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Sub>
          <m:r>
            <w:rPr>
              <w:rFonts w:ascii="Cambria Math" w:eastAsia="Times New Roman" w:hAnsi="Cambria Math" w:cs="Times New Roman"/>
              <w:lang w:eastAsia="en-US"/>
            </w:rPr>
            <m:t>σ</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C</m:t>
              </m:r>
            </m:e>
            <m:sub>
              <m:r>
                <w:rPr>
                  <w:rFonts w:ascii="Cambria Math" w:eastAsia="Times New Roman" w:hAnsi="Cambria Math" w:cs="Times New Roman"/>
                  <w:lang w:eastAsia="en-US"/>
                </w:rPr>
                <m:t>1</m:t>
              </m:r>
            </m:sub>
          </m:sSub>
          <m:r>
            <w:rPr>
              <w:rFonts w:ascii="Cambria Math" w:eastAsia="Times New Roman" w:hAnsi="Cambria Math" w:cs="Times New Roman"/>
              <w:lang w:eastAsia="en-US"/>
            </w:rPr>
            <m:t>,</m:t>
          </m:r>
          <m:r>
            <w:rPr>
              <w:rFonts w:ascii="Cambria Math" w:eastAsia="Times New Roman" w:hAnsi="Cambria Math" w:cs="Times New Roman"/>
              <w:lang w:eastAsia="en-US"/>
            </w:rPr>
            <w:br/>
          </m:r>
        </m:oMath>
        <m:oMath>
          <m:f>
            <m:fPr>
              <m:ctrlPr>
                <w:rPr>
                  <w:rFonts w:ascii="Cambria Math" w:eastAsia="Times New Roman" w:hAnsi="Cambria Math" w:cs="Times New Roman"/>
                  <w:lang w:eastAsia="en-US"/>
                </w:rPr>
              </m:ctrlPr>
            </m:fPr>
            <m:num>
              <m:r>
                <m:rPr>
                  <m:sty m:val="p"/>
                </m:rPr>
                <w:rPr>
                  <w:rFonts w:ascii="Cambria Math" w:eastAsia="Times New Roman" w:hAnsi="Cambria Math" w:cs="Times New Roman"/>
                  <w:lang w:eastAsia="en-US"/>
                </w:rPr>
                <m:t>∂</m:t>
              </m:r>
            </m:num>
            <m:den>
              <m:r>
                <m:rPr>
                  <m:sty m:val="p"/>
                </m:rPr>
                <w:rPr>
                  <w:rFonts w:ascii="Cambria Math" w:eastAsia="Times New Roman" w:hAnsi="Cambria Math" w:cs="Times New Roman"/>
                  <w:lang w:eastAsia="en-US"/>
                </w:rPr>
                <m:t>∂</m:t>
              </m:r>
              <m:r>
                <w:rPr>
                  <w:rFonts w:ascii="Cambria Math" w:eastAsia="Times New Roman" w:hAnsi="Cambria Math" w:cs="Times New Roman"/>
                  <w:lang w:eastAsia="en-US"/>
                </w:rPr>
                <m:t>σ</m:t>
              </m:r>
            </m:den>
          </m:f>
          <m:r>
            <m:rPr>
              <m:sty m:val="p"/>
            </m:rPr>
            <w:rPr>
              <w:rFonts w:ascii="Cambria Math" w:eastAsia="Times New Roman" w:hAnsi="Cambria Math" w:cs="Times New Roman"/>
              <w:lang w:eastAsia="en-US"/>
            </w:rPr>
            <m:t>Var</m:t>
          </m:r>
          <m:r>
            <w:rPr>
              <w:rFonts w:ascii="Cambria Math" w:eastAsia="Times New Roman" w:hAnsi="Cambria Math" w:cs="Times New Roman"/>
              <w:lang w:eastAsia="en-US"/>
            </w:rPr>
            <m:t>(A)=2</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K</m:t>
              </m:r>
            </m:e>
            <m:sup>
              <m:r>
                <w:rPr>
                  <w:rFonts w:ascii="Cambria Math" w:eastAsia="Times New Roman" w:hAnsi="Cambria Math" w:cs="Times New Roman"/>
                  <w:lang w:eastAsia="en-US"/>
                </w:rPr>
                <m:t>2</m:t>
              </m:r>
            </m:sup>
          </m:sSup>
          <m:r>
            <w:rPr>
              <w:rFonts w:ascii="Cambria Math" w:eastAsia="Times New Roman" w:hAnsi="Cambria Math" w:cs="Times New Roman"/>
              <w:lang w:eastAsia="en-US"/>
            </w:rPr>
            <m:t>σ+</m:t>
          </m:r>
          <m:sSub>
            <m:sSubPr>
              <m:ctrlPr>
                <w:rPr>
                  <w:rFonts w:ascii="Cambria Math" w:eastAsia="Times New Roman" w:hAnsi="Cambria Math" w:cs="Times New Roman"/>
                  <w:lang w:eastAsia="en-US"/>
                </w:rPr>
              </m:ctrlPr>
            </m:sSubPr>
            <m:e>
              <m:r>
                <m:rPr>
                  <m:sty m:val="p"/>
                </m:rPr>
                <w:rPr>
                  <w:rFonts w:ascii="Cambria Math" w:eastAsia="Times New Roman" w:hAnsi="Cambria Math" w:cs="Times New Roman"/>
                  <w:lang w:eastAsia="en-US"/>
                </w:rPr>
                <m:t>Δ</m:t>
              </m:r>
            </m:e>
            <m:sub>
              <m:r>
                <m:rPr>
                  <m:nor/>
                </m:rPr>
                <w:rPr>
                  <w:rFonts w:ascii="Times New Roman" w:eastAsia="Times New Roman" w:hAnsi="Times New Roman" w:cs="Times New Roman"/>
                  <w:lang w:eastAsia="en-US"/>
                </w:rPr>
                <m:t>quad</m:t>
              </m:r>
            </m:sub>
          </m:sSub>
          <m:r>
            <w:rPr>
              <w:rFonts w:ascii="Cambria Math" w:eastAsia="Times New Roman" w:hAnsi="Cambria Math" w:cs="Times New Roman"/>
              <w:lang w:eastAsia="en-US"/>
            </w:rPr>
            <m:t>(S,</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Sub>
          <m:r>
            <w:rPr>
              <w:rFonts w:ascii="Cambria Math" w:eastAsia="Times New Roman" w:hAnsi="Cambria Math" w:cs="Times New Roman"/>
              <w:lang w:eastAsia="en-US"/>
            </w:rPr>
            <m:t>;σ),</m:t>
          </m:r>
          <m:r>
            <w:rPr>
              <w:rFonts w:ascii="Cambria Math" w:eastAsia="Times New Roman" w:hAnsi="Cambria Math" w:cs="Times New Roman"/>
              <w:lang w:eastAsia="en-US"/>
            </w:rPr>
            <w:br/>
          </m:r>
        </m:oMath>
      </m:oMathPara>
    </w:p>
    <w:p w14:paraId="10D55E2C" w14:textId="77777777" w:rsidR="002A7545" w:rsidRPr="002A7545" w:rsidRDefault="002A7545" w:rsidP="002A7545">
      <w:pPr>
        <w:spacing w:before="100" w:beforeAutospacing="1" w:after="100" w:afterAutospacing="1"/>
        <w:rPr>
          <w:rFonts w:eastAsia="Times New Roman" w:cs="Times New Roman"/>
          <w:lang w:eastAsia="en-US"/>
        </w:rPr>
      </w:pPr>
      <w:r w:rsidRPr="002A7545">
        <w:rPr>
          <w:rFonts w:eastAsia="Times New Roman" w:cs="Times New Roman"/>
          <w:lang w:eastAsia="en-US"/>
        </w:rPr>
        <w:t>where</w:t>
      </w:r>
      <w:r w:rsidRPr="002A7545">
        <w:rPr>
          <w:rFonts w:eastAsia="Times New Roman" w:cs="Times New Roman"/>
          <w:b/>
          <w:bCs/>
          <w:lang w:eastAsia="en-US"/>
        </w:rPr>
        <w:t xml:space="preserve"> </w:t>
      </w:r>
      <m:oMath>
        <m:sSub>
          <m:sSubPr>
            <m:ctrlPr>
              <w:rPr>
                <w:rFonts w:ascii="Cambria Math" w:eastAsia="Times New Roman" w:hAnsi="Cambria Math" w:cs="Times New Roman"/>
                <w:lang w:eastAsia="en-US"/>
              </w:rPr>
            </m:ctrlPr>
          </m:sSubPr>
          <m:e>
            <m:r>
              <m:rPr>
                <m:sty m:val="p"/>
              </m:rPr>
              <w:rPr>
                <w:rFonts w:ascii="Cambria Math" w:eastAsia="Times New Roman" w:hAnsi="Cambria Math" w:cs="Times New Roman"/>
                <w:lang w:eastAsia="en-US"/>
              </w:rPr>
              <m:t>Δ</m:t>
            </m:r>
          </m:e>
          <m:sub>
            <m:r>
              <m:rPr>
                <m:nor/>
              </m:rPr>
              <w:rPr>
                <w:rFonts w:eastAsia="Times New Roman" w:cs="Times New Roman"/>
                <w:lang w:eastAsia="en-US"/>
              </w:rPr>
              <m:t>quad</m:t>
            </m:r>
          </m:sub>
        </m:sSub>
        <m:r>
          <w:rPr>
            <w:rFonts w:ascii="Cambria Math" w:eastAsia="Times New Roman" w:hAnsi="Cambria Math" w:cs="Times New Roman"/>
            <w:lang w:eastAsia="en-US"/>
          </w:rPr>
          <m:t>(S,</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Sub>
        <m:r>
          <w:rPr>
            <w:rFonts w:ascii="Cambria Math" w:eastAsia="Times New Roman" w:hAnsi="Cambria Math" w:cs="Times New Roman"/>
            <w:lang w:eastAsia="en-US"/>
          </w:rPr>
          <m:t>;σ)</m:t>
        </m:r>
      </m:oMath>
      <w:r w:rsidRPr="002A7545">
        <w:rPr>
          <w:rFonts w:eastAsia="Times New Roman" w:cs="Times New Roman"/>
          <w:lang w:eastAsia="en-US"/>
        </w:rPr>
        <w:t>collects higher-order terms defined in Appendix</w:t>
      </w:r>
      <w:r w:rsidRPr="002A7545">
        <w:rPr>
          <w:rFonts w:eastAsia="Times New Roman" w:cs="Times New Roman"/>
          <w:b/>
          <w:bCs/>
          <w:lang w:eastAsia="en-US"/>
        </w:rPr>
        <w:t xml:space="preserve"> </w:t>
      </w:r>
      <w:r w:rsidRPr="002A7545">
        <w:rPr>
          <w:rFonts w:eastAsia="Times New Roman" w:cs="Times New Roman"/>
          <w:lang w:eastAsia="en-US"/>
        </w:rPr>
        <w:t>B.</w:t>
      </w:r>
    </w:p>
    <w:p w14:paraId="25389B81" w14:textId="341D7D84" w:rsidR="00351175" w:rsidRDefault="004873CC">
      <w:pPr>
        <w:pStyle w:val="BodyText"/>
      </w:pPr>
      <w:r>
        <w:t xml:space="preserve">The manager chooses </w:t>
      </w:r>
      <m:oMath>
        <m:r>
          <w:rPr>
            <w:rFonts w:ascii="Cambria Math" w:hAnsi="Cambria Math"/>
          </w:rPr>
          <m:t>σ</m:t>
        </m:r>
      </m:oMath>
      <w:r>
        <w:t xml:space="preserve"> to maximize</w:t>
      </w:r>
    </w:p>
    <w:p w14:paraId="07B26940" w14:textId="77777777" w:rsidR="00351175" w:rsidRDefault="005464CE">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ϕ</m:t>
          </m:r>
          <m:r>
            <w:rPr>
              <w:rFonts w:ascii="Cambria Math" w:hAnsi="Cambria Math"/>
            </w:rPr>
            <m:t> </m:t>
          </m:r>
          <m:r>
            <m:rPr>
              <m:scr m:val="double-struck"/>
              <m:sty m:val="p"/>
            </m:rP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η</m:t>
              </m:r>
              <m:sSup>
                <m:sSupPr>
                  <m:ctrlPr>
                    <w:rPr>
                      <w:rFonts w:ascii="Cambria Math" w:hAnsi="Cambria Math"/>
                    </w:rPr>
                  </m:ctrlPr>
                </m:sSupPr>
                <m:e>
                  <m:r>
                    <w:rPr>
                      <w:rFonts w:ascii="Cambria Math" w:hAnsi="Cambria Math"/>
                    </w:rPr>
                    <m:t>ϕ</m:t>
                  </m:r>
                </m:e>
                <m:sup>
                  <m:r>
                    <w:rPr>
                      <w:rFonts w:ascii="Cambria Math" w:hAnsi="Cambria Math"/>
                    </w:rPr>
                    <m:t>2</m:t>
                  </m:r>
                </m:sup>
              </m:sSup>
            </m:num>
            <m:den>
              <m:r>
                <w:rPr>
                  <w:rFonts w:ascii="Cambria Math" w:hAnsi="Cambria Math"/>
                </w:rPr>
                <m:t>2</m:t>
              </m:r>
            </m:den>
          </m:f>
          <m:r>
            <w:rPr>
              <w:rFonts w:ascii="Cambria Math" w:hAnsi="Cambria Math"/>
            </w:rPr>
            <m:t> </m:t>
          </m:r>
          <m:r>
            <m:rPr>
              <m:scr m:val="double-struck"/>
              <m:sty m:val="p"/>
            </m:rP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627C775E" w14:textId="77777777" w:rsidR="00351175" w:rsidRDefault="004873CC">
      <w:pPr>
        <w:pStyle w:val="FirstParagraph"/>
      </w:pPr>
      <w:r>
        <w:t xml:space="preserve">The resulting best response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ϕ</m:t>
        </m:r>
        <m:r>
          <m:rPr>
            <m:sty m:val="p"/>
          </m:rPr>
          <w:rPr>
            <w:rFonts w:ascii="Cambria Math" w:hAnsi="Cambria Math"/>
          </w:rPr>
          <m:t>)</m:t>
        </m:r>
      </m:oMath>
      <w:r>
        <w:t xml:space="preserve"> is characterized in Appendix </w:t>
      </w:r>
      <w:commentRangeStart w:id="42"/>
      <w:r>
        <w:fldChar w:fldCharType="begin"/>
      </w:r>
      <w:r>
        <w:instrText>HYPERLINK \l "app:manager-solution" \h</w:instrText>
      </w:r>
      <w:r>
        <w:fldChar w:fldCharType="separate"/>
      </w:r>
      <w:r>
        <w:rPr>
          <w:rStyle w:val="Hyperlink"/>
        </w:rPr>
        <w:t>9</w:t>
      </w:r>
      <w:r>
        <w:fldChar w:fldCharType="end"/>
      </w:r>
      <w:commentRangeEnd w:id="42"/>
      <w:r w:rsidR="00F77FFE">
        <w:rPr>
          <w:rStyle w:val="CommentReference"/>
          <w:sz w:val="24"/>
          <w:szCs w:val="24"/>
        </w:rPr>
        <w:commentReference w:id="42"/>
      </w:r>
      <w:r>
        <w:t xml:space="preserve">. The comparative statistics are intuitive: higher risk aversion </w:t>
      </w:r>
      <m:oMath>
        <m:r>
          <w:rPr>
            <w:rFonts w:ascii="Cambria Math" w:hAnsi="Cambria Math"/>
          </w:rPr>
          <m:t>η</m:t>
        </m:r>
      </m:oMath>
      <w:r>
        <w:t xml:space="preserve"> reduces risk-taking because the manager dislikes fee revenue volatility; higher convexity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increases risk-taking because convex flows make upside states more valuable.</w:t>
      </w:r>
    </w:p>
    <w:p w14:paraId="39AA0DD4" w14:textId="0AD4721F" w:rsidR="00B54C4D" w:rsidRPr="00B54C4D" w:rsidRDefault="00B54C4D" w:rsidP="00B54C4D">
      <w:pPr>
        <w:pStyle w:val="BodyText"/>
      </w:pPr>
      <w:r w:rsidRPr="00B54C4D">
        <w:t>This characterization highlights the core agency friction in the model: in the absence of contractual discipline, the manager’s privately optimal volatility generally exceeds the level preferred by investors.</w:t>
      </w:r>
    </w:p>
    <w:p w14:paraId="5BFC370D" w14:textId="77777777" w:rsidR="00351175" w:rsidRDefault="004873CC">
      <w:pPr>
        <w:pStyle w:val="BodyText"/>
      </w:pPr>
      <w:r>
        <w:lastRenderedPageBreak/>
        <w:t xml:space="preserve">For implementation, a simple and accurate approximation to the incentive–compatible schedule is to set the management fee approximately linear in the desired volatility target </w:t>
      </w:r>
      <m:oMath>
        <m:sSub>
          <m:sSubPr>
            <m:ctrlPr>
              <w:rPr>
                <w:rFonts w:ascii="Cambria Math" w:hAnsi="Cambria Math"/>
              </w:rPr>
            </m:ctrlPr>
          </m:sSubPr>
          <m:e>
            <m:r>
              <w:rPr>
                <w:rFonts w:ascii="Cambria Math" w:hAnsi="Cambria Math"/>
              </w:rPr>
              <m:t>σ</m:t>
            </m:r>
          </m:e>
          <m:sub>
            <m:r>
              <w:rPr>
                <w:rFonts w:ascii="Cambria Math" w:hAnsi="Cambria Math"/>
              </w:rPr>
              <m:t>d</m:t>
            </m:r>
          </m:sub>
        </m:sSub>
      </m:oMath>
      <w:r>
        <w:t>:</w:t>
      </w:r>
    </w:p>
    <w:p w14:paraId="75D8C8C2" w14:textId="77777777" w:rsidR="00351175" w:rsidRDefault="004873CC">
      <w:pPr>
        <w:pStyle w:val="BodyText"/>
      </w:pPr>
      <m:oMathPara>
        <m:oMathParaPr>
          <m:jc m:val="center"/>
        </m:oMathParaP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α </m:t>
          </m:r>
          <m:r>
            <m:rPr>
              <m:sty m:val="p"/>
            </m:rPr>
            <w:rPr>
              <w:rFonts w:ascii="Cambria Math" w:hAnsi="Cambria Math"/>
            </w:rPr>
            <m:t>+</m:t>
          </m:r>
          <m:r>
            <w:rPr>
              <w:rFonts w:ascii="Cambria Math" w:hAnsi="Cambria Math"/>
            </w:rPr>
            <m:t> β </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oMath>
      </m:oMathPara>
    </w:p>
    <w:p w14:paraId="189AAEEB" w14:textId="44CDCE8F" w:rsidR="00351175" w:rsidRDefault="00B54C4D">
      <w:pPr>
        <w:pStyle w:val="FirstParagraph"/>
      </w:pPr>
      <w:r>
        <w:t>T</w:t>
      </w:r>
      <w:r w:rsidRPr="00B54C4D">
        <w:t>his affine approximation provides a tractable representation of the incentive-compatible contract derived below. It implies that, over the relevant range of risk targets, one can treat the incentive-compatible fee as a linear function of the desired volatility.</w:t>
      </w:r>
      <w:r>
        <w:t xml:space="preserve"> </w:t>
      </w:r>
      <w:r w:rsidR="004873CC">
        <w:t xml:space="preserve">In practice, </w:t>
      </w:r>
      <m:oMath>
        <m:r>
          <w:rPr>
            <w:rFonts w:ascii="Cambria Math" w:hAnsi="Cambria Math"/>
          </w:rPr>
          <m:t>α</m:t>
        </m:r>
      </m:oMath>
      <w:r w:rsidR="004873CC">
        <w:t xml:space="preserve"> plays the role of a base fee level, while </w:t>
      </w:r>
      <m:oMath>
        <m:r>
          <w:rPr>
            <w:rFonts w:ascii="Cambria Math" w:hAnsi="Cambria Math"/>
          </w:rPr>
          <m:t>β</m:t>
        </m:r>
      </m:oMath>
      <w:r w:rsidR="004873CC">
        <w:t xml:space="preserve"> governs how strongly fees adjust when the investor raises or lowers the volatility target. In the model, </w:t>
      </w:r>
      <m:oMath>
        <m:r>
          <w:rPr>
            <w:rFonts w:ascii="Cambria Math" w:hAnsi="Cambria Math"/>
          </w:rPr>
          <m:t>α</m:t>
        </m:r>
      </m:oMath>
      <w:r w:rsidR="004873CC">
        <w:t xml:space="preserve"> and </w:t>
      </w:r>
      <m:oMath>
        <m:r>
          <w:rPr>
            <w:rFonts w:ascii="Cambria Math" w:hAnsi="Cambria Math"/>
          </w:rPr>
          <m:t>β</m:t>
        </m:r>
      </m:oMath>
      <w:r w:rsidR="004873CC">
        <w:t xml:space="preserve"> can be obtained by locally linearizing the exact incentive–compatible fee around a reference volatility (Appendix </w:t>
      </w:r>
      <w:commentRangeStart w:id="43"/>
      <w:r w:rsidR="004873CC">
        <w:fldChar w:fldCharType="begin"/>
      </w:r>
      <w:r w:rsidR="004873CC">
        <w:instrText>HYPERLINK \l "app:investor" \h</w:instrText>
      </w:r>
      <w:r w:rsidR="004873CC">
        <w:fldChar w:fldCharType="separate"/>
      </w:r>
      <w:r w:rsidR="004873CC">
        <w:rPr>
          <w:rStyle w:val="Hyperlink"/>
        </w:rPr>
        <w:t>10</w:t>
      </w:r>
      <w:r w:rsidR="004873CC">
        <w:fldChar w:fldCharType="end"/>
      </w:r>
      <w:commentRangeEnd w:id="43"/>
      <w:r w:rsidR="00F77FFE">
        <w:rPr>
          <w:rStyle w:val="CommentReference"/>
          <w:sz w:val="24"/>
          <w:szCs w:val="24"/>
        </w:rPr>
        <w:commentReference w:id="43"/>
      </w:r>
      <w:r w:rsidR="004873CC">
        <w:t>).</w:t>
      </w:r>
    </w:p>
    <w:p w14:paraId="01352B57" w14:textId="6B162A8A" w:rsidR="00351175" w:rsidRPr="00B54C4D" w:rsidRDefault="004873CC">
      <w:pPr>
        <w:pStyle w:val="Heading2"/>
        <w:rPr>
          <w:sz w:val="28"/>
          <w:szCs w:val="28"/>
        </w:rPr>
      </w:pPr>
      <w:bookmarkStart w:id="44" w:name="subsec:IC"/>
      <w:bookmarkEnd w:id="40"/>
      <w:r w:rsidRPr="00B54C4D">
        <w:rPr>
          <w:rStyle w:val="SectionNumber"/>
          <w:sz w:val="28"/>
          <w:szCs w:val="28"/>
        </w:rPr>
        <w:t>2.3</w:t>
      </w:r>
      <w:r w:rsidRPr="00B54C4D">
        <w:rPr>
          <w:sz w:val="28"/>
          <w:szCs w:val="28"/>
        </w:rPr>
        <w:tab/>
        <w:t>Incentive compatibility</w:t>
      </w:r>
      <w:r w:rsidR="002F3D25">
        <w:rPr>
          <w:sz w:val="28"/>
          <w:szCs w:val="28"/>
        </w:rPr>
        <w:t>: I</w:t>
      </w:r>
      <w:r w:rsidRPr="00B54C4D">
        <w:rPr>
          <w:sz w:val="28"/>
          <w:szCs w:val="28"/>
        </w:rPr>
        <w:t xml:space="preserve">mplementing a target </w:t>
      </w:r>
      <m:oMath>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d</m:t>
            </m:r>
          </m:sub>
        </m:sSub>
      </m:oMath>
    </w:p>
    <w:p w14:paraId="6FCC6465" w14:textId="41126AD5" w:rsidR="00351175" w:rsidRDefault="004873CC">
      <w:pPr>
        <w:pStyle w:val="FirstParagraph"/>
      </w:pPr>
      <w:r>
        <w:t xml:space="preserve">Our goal is to align the interests of the manager and the investor </w:t>
      </w:r>
      <w:r w:rsidR="00B54C4D" w:rsidRPr="00B54C4D">
        <w:t>by designing a contract that implements a desired level of risk</w:t>
      </w:r>
      <w:r>
        <w:t xml:space="preserve">. Let </w:t>
      </w:r>
      <m:oMath>
        <m:sSub>
          <m:sSubPr>
            <m:ctrlPr>
              <w:rPr>
                <w:rFonts w:ascii="Cambria Math" w:hAnsi="Cambria Math"/>
              </w:rPr>
            </m:ctrlPr>
          </m:sSubPr>
          <m:e>
            <m:r>
              <w:rPr>
                <w:rFonts w:ascii="Cambria Math" w:hAnsi="Cambria Math"/>
              </w:rPr>
              <m:t>σ</m:t>
            </m:r>
          </m:e>
          <m:sub>
            <m:r>
              <w:rPr>
                <w:rFonts w:ascii="Cambria Math" w:hAnsi="Cambria Math"/>
              </w:rPr>
              <m:t>d</m:t>
            </m:r>
          </m:sub>
        </m:sSub>
      </m:oMath>
      <w:r>
        <w:t xml:space="preserve"> be the investor’s desired volatility target. An </w:t>
      </w:r>
      <w:ins w:id="45" w:author="Igor Yelnik" w:date="2026-05-05T15:51:00Z" w16du:dateUtc="2026-05-05T14:51:00Z">
        <w:r w:rsidR="001C1DC9">
          <w:t>incentive</w:t>
        </w:r>
        <w:r w:rsidR="001C1DC9">
          <w:t>-</w:t>
        </w:r>
        <w:r w:rsidR="001C1DC9">
          <w:t>compatibl</w:t>
        </w:r>
        <w:r w:rsidR="001C1DC9">
          <w:t>e</w:t>
        </w:r>
        <w:r w:rsidR="001C1DC9">
          <w:t xml:space="preserve"> </w:t>
        </w:r>
        <w:r w:rsidR="001C1DC9">
          <w:t>(</w:t>
        </w:r>
      </w:ins>
      <w:r>
        <w:t>IC</w:t>
      </w:r>
      <w:ins w:id="46" w:author="Igor Yelnik" w:date="2026-05-05T15:51:00Z" w16du:dateUtc="2026-05-05T14:51:00Z">
        <w:r w:rsidR="001C1DC9">
          <w:t>)</w:t>
        </w:r>
      </w:ins>
      <w:r>
        <w:t xml:space="preserve"> fee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oMath>
      <w:r>
        <w:t xml:space="preserve"> must make the manager willing to choose exactly </w:t>
      </w:r>
      <m:oMath>
        <m:sSub>
          <m:sSubPr>
            <m:ctrlPr>
              <w:rPr>
                <w:rFonts w:ascii="Cambria Math" w:hAnsi="Cambria Math"/>
              </w:rPr>
            </m:ctrlPr>
          </m:sSubPr>
          <m:e>
            <m:r>
              <w:rPr>
                <w:rFonts w:ascii="Cambria Math" w:hAnsi="Cambria Math"/>
              </w:rPr>
              <m:t>σ</m:t>
            </m:r>
          </m:e>
          <m:sub>
            <m:r>
              <w:rPr>
                <w:rFonts w:ascii="Cambria Math" w:hAnsi="Cambria Math"/>
              </w:rPr>
              <m:t>d</m:t>
            </m:r>
          </m:sub>
        </m:sSub>
      </m:oMath>
      <w:r>
        <w:t>.</w:t>
      </w:r>
    </w:p>
    <w:p w14:paraId="0F3474F3" w14:textId="6924728F" w:rsidR="00351175" w:rsidRDefault="004873CC">
      <w:pPr>
        <w:pStyle w:val="BodyText"/>
      </w:pPr>
      <w:r>
        <w:t>The</w:t>
      </w:r>
      <w:r w:rsidR="002F3D25">
        <w:t xml:space="preserve"> incentive compatibility </w:t>
      </w:r>
      <w:del w:id="47" w:author="Igor Yelnik" w:date="2026-05-05T16:53:00Z" w16du:dateUtc="2026-05-05T15:53:00Z">
        <w:r w:rsidR="002F3D25" w:rsidDel="00331F83">
          <w:delText>(</w:delText>
        </w:r>
        <w:r w:rsidDel="00331F83">
          <w:delText>IC</w:delText>
        </w:r>
        <w:r w:rsidR="002F3D25" w:rsidDel="00331F83">
          <w:delText>)</w:delText>
        </w:r>
        <w:r w:rsidDel="00331F83">
          <w:delText xml:space="preserve"> </w:delText>
        </w:r>
      </w:del>
      <w:r>
        <w:t xml:space="preserve">condition has a simple economic form: at the target, the manager’s marginal benefit of raising volatility (through higher expected </w:t>
      </w:r>
      <w:r w:rsidR="002F3D25">
        <w:t>asset</w:t>
      </w:r>
      <w:r w:rsidR="00D7014B">
        <w:t>s</w:t>
      </w:r>
      <w:r w:rsidR="002F3D25">
        <w:t xml:space="preserve"> under management</w:t>
      </w:r>
      <w:r w:rsidR="00D7014B">
        <w:t xml:space="preserve"> </w:t>
      </w:r>
      <w:r>
        <w:t xml:space="preserve">and </w:t>
      </w:r>
      <w:r w:rsidR="00D7014B">
        <w:t xml:space="preserve">associated </w:t>
      </w:r>
      <w:r>
        <w:t>flows) must be exactly offset by the marginal cost (through higher AUM risk). This pins down a unique fee level as a function of the target, under mild regularity conditions. The exact expression and existence</w:t>
      </w:r>
      <w:r w:rsidR="004758F0">
        <w:t xml:space="preserve"> and </w:t>
      </w:r>
      <w:r>
        <w:t xml:space="preserve">uniqueness conditions are </w:t>
      </w:r>
      <w:r w:rsidR="004758F0">
        <w:t xml:space="preserve">summarized below, with full derivations provided in Appendix C, and </w:t>
      </w:r>
      <w:commentRangeStart w:id="48"/>
      <w:r>
        <w:fldChar w:fldCharType="begin"/>
      </w:r>
      <w:r>
        <w:instrText>HYPERLINK \l "fig:ic-fee-curve" \h</w:instrText>
      </w:r>
      <w:r>
        <w:fldChar w:fldCharType="separate"/>
      </w:r>
      <w:r>
        <w:rPr>
          <w:rStyle w:val="Hyperlink"/>
        </w:rPr>
        <w:t>2</w:t>
      </w:r>
      <w:r>
        <w:fldChar w:fldCharType="end"/>
      </w:r>
      <w:commentRangeEnd w:id="48"/>
      <w:r w:rsidR="00823C57">
        <w:rPr>
          <w:rStyle w:val="CommentReference"/>
          <w:sz w:val="24"/>
          <w:szCs w:val="24"/>
        </w:rPr>
        <w:commentReference w:id="48"/>
      </w:r>
      <w:r>
        <w:t xml:space="preserve"> visualizes the mapping </w:t>
      </w:r>
      <m:oMath>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oMath>
      <w:r>
        <w:t>.</w:t>
      </w:r>
    </w:p>
    <w:p w14:paraId="7C8C5E3A" w14:textId="77777777" w:rsidR="009D559B" w:rsidRPr="009D559B" w:rsidRDefault="009D559B" w:rsidP="009D559B">
      <w:pPr>
        <w:spacing w:before="100" w:beforeAutospacing="1" w:after="100" w:afterAutospacing="1"/>
        <w:rPr>
          <w:rFonts w:eastAsia="Times New Roman" w:cs="Times New Roman"/>
          <w:lang w:eastAsia="en-US"/>
        </w:rPr>
      </w:pPr>
      <w:r w:rsidRPr="009D559B">
        <w:rPr>
          <w:rFonts w:eastAsia="Times New Roman" w:cs="Times New Roman"/>
          <w:lang w:eastAsia="en-US"/>
        </w:rPr>
        <w:t>The manager solves</w:t>
      </w:r>
    </w:p>
    <w:p w14:paraId="3007D314" w14:textId="77777777" w:rsidR="009D559B" w:rsidRPr="009D559B" w:rsidRDefault="005464CE" w:rsidP="009D559B">
      <w:pPr>
        <w:spacing w:after="0"/>
        <w:rPr>
          <w:rFonts w:ascii="Times New Roman" w:eastAsia="Times New Roman" w:hAnsi="Times New Roman" w:cs="Times New Roman"/>
          <w:lang w:eastAsia="en-US"/>
        </w:rPr>
      </w:pPr>
      <m:oMathPara>
        <m:oMath>
          <m:limLow>
            <m:limLowPr>
              <m:ctrlPr>
                <w:rPr>
                  <w:rFonts w:ascii="Cambria Math" w:eastAsia="Times New Roman" w:hAnsi="Cambria Math" w:cs="Times New Roman"/>
                  <w:lang w:eastAsia="en-US"/>
                </w:rPr>
              </m:ctrlPr>
            </m:limLowPr>
            <m:e>
              <m:r>
                <m:rPr>
                  <m:sty m:val="p"/>
                </m:rPr>
                <w:rPr>
                  <w:rFonts w:ascii="Cambria Math" w:eastAsia="Times New Roman" w:hAnsi="Cambria Math" w:cs="Times New Roman"/>
                  <w:lang w:eastAsia="en-US"/>
                </w:rPr>
                <m:t>max</m:t>
              </m:r>
              <m:r>
                <w:rPr>
                  <w:rFonts w:ascii="Cambria Math" w:eastAsia="Times New Roman" w:hAnsi="Cambria Math" w:cs="Times New Roman"/>
                  <w:lang w:eastAsia="en-US"/>
                </w:rPr>
                <m:t>⁡</m:t>
              </m:r>
            </m:e>
            <m:lim>
              <m:r>
                <w:rPr>
                  <w:rFonts w:ascii="Cambria Math" w:eastAsia="Times New Roman" w:hAnsi="Cambria Math" w:cs="Times New Roman"/>
                  <w:lang w:eastAsia="en-US"/>
                </w:rPr>
                <m:t>σ</m:t>
              </m:r>
            </m:lim>
          </m:limLow>
          <m:r>
            <m:rPr>
              <m:nor/>
            </m:rPr>
            <w:rPr>
              <w:rFonts w:ascii="Times New Roman" w:eastAsia="Times New Roman" w:hAnsi="Times New Roman" w:cs="Times New Roman"/>
              <w:lang w:eastAsia="en-US"/>
            </w:rPr>
            <m:t>  </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U</m:t>
              </m:r>
            </m:e>
            <m:sub>
              <m:r>
                <w:rPr>
                  <w:rFonts w:ascii="Cambria Math" w:eastAsia="Times New Roman" w:hAnsi="Cambria Math" w:cs="Times New Roman"/>
                  <w:lang w:eastAsia="en-US"/>
                </w:rPr>
                <m:t>M</m:t>
              </m:r>
            </m:sub>
          </m:sSub>
          <m:r>
            <w:rPr>
              <w:rFonts w:ascii="Cambria Math" w:eastAsia="Times New Roman" w:hAnsi="Cambria Math" w:cs="Times New Roman"/>
              <w:lang w:eastAsia="en-US"/>
            </w:rPr>
            <m:t>(σ,ϕ)=ϕ</m:t>
          </m:r>
          <m:r>
            <m:rPr>
              <m:scr m:val="double-struck"/>
              <m:sty m:val="p"/>
            </m:rPr>
            <w:rPr>
              <w:rFonts w:ascii="Cambria Math" w:eastAsia="Times New Roman" w:hAnsi="Cambria Math" w:cs="Times New Roman"/>
              <w:lang w:eastAsia="en-US"/>
            </w:rPr>
            <m:t>E</m:t>
          </m:r>
          <m:r>
            <w:rPr>
              <w:rFonts w:ascii="Cambria Math" w:eastAsia="Times New Roman" w:hAnsi="Cambria Math" w:cs="Times New Roman"/>
              <w:lang w:eastAsia="en-US"/>
            </w:rPr>
            <m:t>[A]-</m:t>
          </m:r>
          <m:f>
            <m:fPr>
              <m:ctrlPr>
                <w:rPr>
                  <w:rFonts w:ascii="Cambria Math" w:eastAsia="Times New Roman" w:hAnsi="Cambria Math" w:cs="Times New Roman"/>
                  <w:lang w:eastAsia="en-US"/>
                </w:rPr>
              </m:ctrlPr>
            </m:fPr>
            <m:num>
              <m:r>
                <w:rPr>
                  <w:rFonts w:ascii="Cambria Math" w:eastAsia="Times New Roman" w:hAnsi="Cambria Math" w:cs="Times New Roman"/>
                  <w:lang w:eastAsia="en-US"/>
                </w:rPr>
                <m:t>η</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ϕ</m:t>
                  </m:r>
                </m:e>
                <m:sup>
                  <m:r>
                    <w:rPr>
                      <w:rFonts w:ascii="Cambria Math" w:eastAsia="Times New Roman" w:hAnsi="Cambria Math" w:cs="Times New Roman"/>
                      <w:lang w:eastAsia="en-US"/>
                    </w:rPr>
                    <m:t>2</m:t>
                  </m:r>
                </m:sup>
              </m:sSup>
            </m:num>
            <m:den>
              <m:r>
                <w:rPr>
                  <w:rFonts w:ascii="Cambria Math" w:eastAsia="Times New Roman" w:hAnsi="Cambria Math" w:cs="Times New Roman"/>
                  <w:lang w:eastAsia="en-US"/>
                </w:rPr>
                <m:t>2</m:t>
              </m:r>
            </m:den>
          </m:f>
          <m:r>
            <m:rPr>
              <m:sty m:val="p"/>
            </m:rPr>
            <w:rPr>
              <w:rFonts w:ascii="Cambria Math" w:eastAsia="Times New Roman" w:hAnsi="Cambria Math" w:cs="Times New Roman"/>
              <w:lang w:eastAsia="en-US"/>
            </w:rPr>
            <m:t>Var</m:t>
          </m:r>
          <m:r>
            <w:rPr>
              <w:rFonts w:ascii="Cambria Math" w:eastAsia="Times New Roman" w:hAnsi="Cambria Math" w:cs="Times New Roman"/>
              <w:lang w:eastAsia="en-US"/>
            </w:rPr>
            <m:t>(A),</m:t>
          </m:r>
          <m:r>
            <w:rPr>
              <w:rFonts w:ascii="Cambria Math" w:eastAsia="Times New Roman" w:hAnsi="Cambria Math" w:cs="Times New Roman"/>
              <w:lang w:eastAsia="en-US"/>
            </w:rPr>
            <w:br/>
          </m:r>
        </m:oMath>
      </m:oMathPara>
    </w:p>
    <w:p w14:paraId="3739716B" w14:textId="77777777" w:rsidR="009D559B" w:rsidRPr="009D559B" w:rsidRDefault="009D559B" w:rsidP="009D559B">
      <w:pPr>
        <w:spacing w:before="100" w:beforeAutospacing="1" w:after="100" w:afterAutospacing="1"/>
        <w:rPr>
          <w:rFonts w:eastAsia="Times New Roman" w:cs="Times New Roman"/>
          <w:lang w:eastAsia="en-US"/>
        </w:rPr>
      </w:pPr>
      <w:r w:rsidRPr="009D559B">
        <w:rPr>
          <w:rFonts w:eastAsia="Times New Roman" w:cs="Times New Roman"/>
          <w:lang w:eastAsia="en-US"/>
        </w:rPr>
        <w:t>which yields the first-order condition</w:t>
      </w:r>
    </w:p>
    <w:p w14:paraId="410A9FA2" w14:textId="77777777" w:rsidR="00D7014B" w:rsidRPr="00D7014B" w:rsidRDefault="009D559B" w:rsidP="009D559B">
      <w:pPr>
        <w:pStyle w:val="BodyText"/>
        <w:rPr>
          <w:rFonts w:ascii="Cambria Math" w:eastAsia="Times New Roman" w:hAnsi="Cambria Math" w:cs="Times New Roman"/>
          <w:i/>
          <w:lang w:eastAsia="en-US"/>
        </w:rPr>
      </w:pPr>
      <m:oMathPara>
        <m:oMath>
          <m:r>
            <w:rPr>
              <w:rFonts w:ascii="Cambria Math" w:eastAsia="Times New Roman" w:hAnsi="Cambria Math" w:cs="Times New Roman"/>
              <w:lang w:eastAsia="en-US"/>
            </w:rPr>
            <m:t>ϕ</m:t>
          </m:r>
          <m:f>
            <m:fPr>
              <m:ctrlPr>
                <w:rPr>
                  <w:rFonts w:ascii="Cambria Math" w:eastAsia="Times New Roman" w:hAnsi="Cambria Math" w:cs="Times New Roman"/>
                  <w:lang w:eastAsia="en-US"/>
                </w:rPr>
              </m:ctrlPr>
            </m:fPr>
            <m:num>
              <m:r>
                <m:rPr>
                  <m:sty m:val="p"/>
                </m:rPr>
                <w:rPr>
                  <w:rFonts w:ascii="Cambria Math" w:eastAsia="Times New Roman" w:hAnsi="Cambria Math" w:cs="Times New Roman"/>
                  <w:lang w:eastAsia="en-US"/>
                </w:rPr>
                <m:t>∂</m:t>
              </m:r>
            </m:num>
            <m:den>
              <m:r>
                <m:rPr>
                  <m:sty m:val="p"/>
                </m:rPr>
                <w:rPr>
                  <w:rFonts w:ascii="Cambria Math" w:eastAsia="Times New Roman" w:hAnsi="Cambria Math" w:cs="Times New Roman"/>
                  <w:lang w:eastAsia="en-US"/>
                </w:rPr>
                <m:t>∂</m:t>
              </m:r>
              <m:r>
                <w:rPr>
                  <w:rFonts w:ascii="Cambria Math" w:eastAsia="Times New Roman" w:hAnsi="Cambria Math" w:cs="Times New Roman"/>
                  <w:lang w:eastAsia="en-US"/>
                </w:rPr>
                <m:t>σ</m:t>
              </m:r>
            </m:den>
          </m:f>
          <m:r>
            <m:rPr>
              <m:scr m:val="double-struck"/>
              <m:sty m:val="p"/>
            </m:rPr>
            <w:rPr>
              <w:rFonts w:ascii="Cambria Math" w:eastAsia="Times New Roman" w:hAnsi="Cambria Math" w:cs="Times New Roman"/>
              <w:lang w:eastAsia="en-US"/>
            </w:rPr>
            <m:t>E</m:t>
          </m:r>
          <m:r>
            <w:rPr>
              <w:rFonts w:ascii="Cambria Math" w:eastAsia="Times New Roman" w:hAnsi="Cambria Math" w:cs="Times New Roman"/>
              <w:lang w:eastAsia="en-US"/>
            </w:rPr>
            <m:t>[A]-η</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ϕ</m:t>
              </m:r>
            </m:e>
            <m:sup>
              <m:r>
                <w:rPr>
                  <w:rFonts w:ascii="Cambria Math" w:eastAsia="Times New Roman" w:hAnsi="Cambria Math" w:cs="Times New Roman"/>
                  <w:lang w:eastAsia="en-US"/>
                </w:rPr>
                <m:t>2</m:t>
              </m:r>
            </m:sup>
          </m:sSup>
          <m:f>
            <m:fPr>
              <m:ctrlPr>
                <w:rPr>
                  <w:rFonts w:ascii="Cambria Math" w:eastAsia="Times New Roman" w:hAnsi="Cambria Math" w:cs="Times New Roman"/>
                  <w:lang w:eastAsia="en-US"/>
                </w:rPr>
              </m:ctrlPr>
            </m:fPr>
            <m:num>
              <m:r>
                <m:rPr>
                  <m:sty m:val="p"/>
                </m:rPr>
                <w:rPr>
                  <w:rFonts w:ascii="Cambria Math" w:eastAsia="Times New Roman" w:hAnsi="Cambria Math" w:cs="Times New Roman"/>
                  <w:lang w:eastAsia="en-US"/>
                </w:rPr>
                <m:t>∂</m:t>
              </m:r>
            </m:num>
            <m:den>
              <m:r>
                <m:rPr>
                  <m:sty m:val="p"/>
                </m:rPr>
                <w:rPr>
                  <w:rFonts w:ascii="Cambria Math" w:eastAsia="Times New Roman" w:hAnsi="Cambria Math" w:cs="Times New Roman"/>
                  <w:lang w:eastAsia="en-US"/>
                </w:rPr>
                <m:t>∂</m:t>
              </m:r>
              <m:r>
                <w:rPr>
                  <w:rFonts w:ascii="Cambria Math" w:eastAsia="Times New Roman" w:hAnsi="Cambria Math" w:cs="Times New Roman"/>
                  <w:lang w:eastAsia="en-US"/>
                </w:rPr>
                <m:t>σ</m:t>
              </m:r>
            </m:den>
          </m:f>
          <m:r>
            <m:rPr>
              <m:sty m:val="p"/>
            </m:rPr>
            <w:rPr>
              <w:rFonts w:ascii="Cambria Math" w:eastAsia="Times New Roman" w:hAnsi="Cambria Math" w:cs="Times New Roman"/>
              <w:lang w:eastAsia="en-US"/>
            </w:rPr>
            <m:t>Var</m:t>
          </m:r>
          <m:r>
            <w:rPr>
              <w:rFonts w:ascii="Cambria Math" w:eastAsia="Times New Roman" w:hAnsi="Cambria Math" w:cs="Times New Roman"/>
              <w:lang w:eastAsia="en-US"/>
            </w:rPr>
            <m:t>(A)=0.</m:t>
          </m:r>
        </m:oMath>
      </m:oMathPara>
    </w:p>
    <w:p w14:paraId="0BFAF575" w14:textId="6205F7C2" w:rsidR="00D7014B" w:rsidRPr="00D7014B" w:rsidRDefault="00D7014B" w:rsidP="00D7014B">
      <w:pPr>
        <w:spacing w:before="100" w:beforeAutospacing="1" w:after="100" w:afterAutospacing="1"/>
        <w:rPr>
          <w:rFonts w:eastAsia="Times New Roman" w:cs="Times New Roman"/>
          <w:lang w:eastAsia="en-US"/>
        </w:rPr>
      </w:pPr>
      <w:r w:rsidRPr="00D7014B">
        <w:rPr>
          <w:rFonts w:eastAsia="Times New Roman" w:cs="Times New Roman"/>
          <w:lang w:eastAsia="en-US"/>
        </w:rPr>
        <w:t xml:space="preserve">For any target volatility </w:t>
      </w:r>
      <m:oMath>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r>
          <w:rPr>
            <w:rFonts w:ascii="Cambria Math" w:eastAsia="Times New Roman" w:hAnsi="Cambria Math" w:cs="Times New Roman"/>
            <w:lang w:eastAsia="en-US"/>
          </w:rPr>
          <m:t>&gt;0</m:t>
        </m:r>
      </m:oMath>
      <w:r w:rsidRPr="00D7014B">
        <w:rPr>
          <w:rFonts w:eastAsia="Times New Roman" w:cs="Times New Roman"/>
          <w:lang w:eastAsia="en-US"/>
        </w:rPr>
        <w:t xml:space="preserve">, the incentive-compatible fee that induces the manager to choose </w:t>
      </w:r>
      <m:oMath>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r>
          <w:ins w:id="49" w:author="Igor Yelnik" w:date="2026-05-05T15:53:00Z" w16du:dateUtc="2026-05-05T14:53:00Z">
            <w:rPr>
              <w:rFonts w:ascii="Cambria Math" w:eastAsia="Times New Roman" w:hAnsi="Cambria Math" w:cs="Times New Roman"/>
              <w:lang w:eastAsia="en-US"/>
            </w:rPr>
            <m:t xml:space="preserve"> </m:t>
          </w:ins>
        </m:r>
      </m:oMath>
      <w:r w:rsidRPr="00D7014B">
        <w:rPr>
          <w:rFonts w:eastAsia="Times New Roman" w:cs="Times New Roman"/>
          <w:lang w:eastAsia="en-US"/>
        </w:rPr>
        <w:t>is given by</w:t>
      </w:r>
    </w:p>
    <w:p w14:paraId="35A72EAB" w14:textId="77777777" w:rsidR="00D7014B" w:rsidRPr="00D7014B" w:rsidRDefault="00D7014B" w:rsidP="00D7014B">
      <w:pPr>
        <w:spacing w:after="0"/>
        <w:rPr>
          <w:rFonts w:ascii="Times New Roman" w:eastAsia="Times New Roman" w:hAnsi="Times New Roman" w:cs="Times New Roman"/>
          <w:lang w:eastAsia="en-US"/>
        </w:rPr>
      </w:pPr>
      <m:oMathPara>
        <m:oMath>
          <m:r>
            <w:rPr>
              <w:rFonts w:ascii="Cambria Math" w:eastAsia="Times New Roman" w:hAnsi="Cambria Math" w:cs="Times New Roman"/>
              <w:lang w:eastAsia="en-US"/>
            </w:rPr>
            <m:t>ϕ(</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r>
            <w:rPr>
              <w:rFonts w:ascii="Cambria Math" w:eastAsia="Times New Roman" w:hAnsi="Cambria Math" w:cs="Times New Roman"/>
              <w:lang w:eastAsia="en-US"/>
            </w:rPr>
            <m:t>)=</m:t>
          </m:r>
          <m:f>
            <m:fPr>
              <m:ctrlPr>
                <w:rPr>
                  <w:rFonts w:ascii="Cambria Math" w:eastAsia="Times New Roman" w:hAnsi="Cambria Math" w:cs="Times New Roman"/>
                  <w:lang w:eastAsia="en-US"/>
                </w:rPr>
              </m:ctrlPr>
            </m:fPr>
            <m:num>
              <m:sSub>
                <m:sSubPr>
                  <m:ctrlPr>
                    <w:rPr>
                      <w:rFonts w:ascii="Cambria Math" w:eastAsia="Times New Roman" w:hAnsi="Cambria Math" w:cs="Times New Roman"/>
                      <w:lang w:eastAsia="en-US"/>
                    </w:rPr>
                  </m:ctrlPr>
                </m:sSubPr>
                <m:e>
                  <m:f>
                    <m:fPr>
                      <m:ctrlPr>
                        <w:rPr>
                          <w:rFonts w:ascii="Cambria Math" w:eastAsia="Times New Roman" w:hAnsi="Cambria Math" w:cs="Times New Roman"/>
                          <w:lang w:eastAsia="en-US"/>
                        </w:rPr>
                      </m:ctrlPr>
                    </m:fPr>
                    <m:num>
                      <m:r>
                        <m:rPr>
                          <m:sty m:val="p"/>
                        </m:rPr>
                        <w:rPr>
                          <w:rFonts w:ascii="Cambria Math" w:eastAsia="Times New Roman" w:hAnsi="Cambria Math" w:cs="Times New Roman"/>
                          <w:lang w:eastAsia="en-US"/>
                        </w:rPr>
                        <m:t>∂</m:t>
                      </m:r>
                    </m:num>
                    <m:den>
                      <m:r>
                        <m:rPr>
                          <m:sty m:val="p"/>
                        </m:rPr>
                        <w:rPr>
                          <w:rFonts w:ascii="Cambria Math" w:eastAsia="Times New Roman" w:hAnsi="Cambria Math" w:cs="Times New Roman"/>
                          <w:lang w:eastAsia="en-US"/>
                        </w:rPr>
                        <m:t>∂</m:t>
                      </m:r>
                      <m:r>
                        <w:rPr>
                          <w:rFonts w:ascii="Cambria Math" w:eastAsia="Times New Roman" w:hAnsi="Cambria Math" w:cs="Times New Roman"/>
                          <w:lang w:eastAsia="en-US"/>
                        </w:rPr>
                        <m:t>σ</m:t>
                      </m:r>
                    </m:den>
                  </m:f>
                  <m:r>
                    <m:rPr>
                      <m:scr m:val="double-struck"/>
                      <m:sty m:val="p"/>
                    </m:rPr>
                    <w:rPr>
                      <w:rFonts w:ascii="Cambria Math" w:eastAsia="Times New Roman" w:hAnsi="Cambria Math" w:cs="Times New Roman"/>
                      <w:lang w:eastAsia="en-US"/>
                    </w:rPr>
                    <m:t>E</m:t>
                  </m:r>
                  <m:r>
                    <w:rPr>
                      <w:rFonts w:ascii="Cambria Math" w:eastAsia="Times New Roman" w:hAnsi="Cambria Math" w:cs="Times New Roman"/>
                      <w:lang w:eastAsia="en-US"/>
                    </w:rPr>
                    <m:t>[A]∣</m:t>
                  </m:r>
                </m:e>
                <m:sub>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sub>
              </m:sSub>
            </m:num>
            <m:den>
              <m:r>
                <w:rPr>
                  <w:rFonts w:ascii="Cambria Math" w:eastAsia="Times New Roman" w:hAnsi="Cambria Math" w:cs="Times New Roman"/>
                  <w:lang w:eastAsia="en-US"/>
                </w:rPr>
                <m:t>η</m:t>
              </m:r>
              <m:sSub>
                <m:sSubPr>
                  <m:ctrlPr>
                    <w:rPr>
                      <w:rFonts w:ascii="Cambria Math" w:eastAsia="Times New Roman" w:hAnsi="Cambria Math" w:cs="Times New Roman"/>
                      <w:lang w:eastAsia="en-US"/>
                    </w:rPr>
                  </m:ctrlPr>
                </m:sSubPr>
                <m:e>
                  <m:f>
                    <m:fPr>
                      <m:ctrlPr>
                        <w:rPr>
                          <w:rFonts w:ascii="Cambria Math" w:eastAsia="Times New Roman" w:hAnsi="Cambria Math" w:cs="Times New Roman"/>
                          <w:lang w:eastAsia="en-US"/>
                        </w:rPr>
                      </m:ctrlPr>
                    </m:fPr>
                    <m:num>
                      <m:r>
                        <m:rPr>
                          <m:sty m:val="p"/>
                        </m:rPr>
                        <w:rPr>
                          <w:rFonts w:ascii="Cambria Math" w:eastAsia="Times New Roman" w:hAnsi="Cambria Math" w:cs="Times New Roman"/>
                          <w:lang w:eastAsia="en-US"/>
                        </w:rPr>
                        <m:t>∂</m:t>
                      </m:r>
                    </m:num>
                    <m:den>
                      <m:r>
                        <m:rPr>
                          <m:sty m:val="p"/>
                        </m:rPr>
                        <w:rPr>
                          <w:rFonts w:ascii="Cambria Math" w:eastAsia="Times New Roman" w:hAnsi="Cambria Math" w:cs="Times New Roman"/>
                          <w:lang w:eastAsia="en-US"/>
                        </w:rPr>
                        <m:t>∂</m:t>
                      </m:r>
                      <m:r>
                        <w:rPr>
                          <w:rFonts w:ascii="Cambria Math" w:eastAsia="Times New Roman" w:hAnsi="Cambria Math" w:cs="Times New Roman"/>
                          <w:lang w:eastAsia="en-US"/>
                        </w:rPr>
                        <m:t>σ</m:t>
                      </m:r>
                    </m:den>
                  </m:f>
                  <m:r>
                    <m:rPr>
                      <m:sty m:val="p"/>
                    </m:rPr>
                    <w:rPr>
                      <w:rFonts w:ascii="Cambria Math" w:eastAsia="Times New Roman" w:hAnsi="Cambria Math" w:cs="Times New Roman"/>
                      <w:lang w:eastAsia="en-US"/>
                    </w:rPr>
                    <m:t>Var</m:t>
                  </m:r>
                  <m:r>
                    <w:rPr>
                      <w:rFonts w:ascii="Cambria Math" w:eastAsia="Times New Roman" w:hAnsi="Cambria Math" w:cs="Times New Roman"/>
                      <w:lang w:eastAsia="en-US"/>
                    </w:rPr>
                    <m:t>(A)∣</m:t>
                  </m:r>
                </m:e>
                <m:sub>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sub>
              </m:sSub>
            </m:den>
          </m:f>
          <m:r>
            <m:rPr>
              <m:sty m:val="p"/>
            </m:rPr>
            <w:rPr>
              <w:rFonts w:ascii="Cambria Math" w:eastAsia="Times New Roman" w:hAnsi="Cambria Math" w:cs="Times New Roman"/>
              <w:lang w:eastAsia="en-US"/>
            </w:rPr>
            <m:t>.</m:t>
          </m:r>
          <m:r>
            <m:rPr>
              <m:sty m:val="p"/>
            </m:rPr>
            <w:rPr>
              <w:rFonts w:ascii="Cambria Math" w:eastAsia="Times New Roman" w:hAnsi="Cambria Math" w:cs="Times New Roman"/>
              <w:lang w:eastAsia="en-US"/>
            </w:rPr>
            <w:br/>
          </m:r>
        </m:oMath>
      </m:oMathPara>
    </w:p>
    <w:p w14:paraId="69B6338E" w14:textId="77777777" w:rsidR="00D7014B" w:rsidRPr="00D7014B" w:rsidRDefault="00D7014B" w:rsidP="00D7014B">
      <w:pPr>
        <w:spacing w:before="100" w:beforeAutospacing="1" w:after="100" w:afterAutospacing="1"/>
        <w:rPr>
          <w:rFonts w:eastAsia="Times New Roman" w:cs="Times New Roman"/>
          <w:lang w:eastAsia="en-US"/>
        </w:rPr>
      </w:pPr>
      <w:r w:rsidRPr="00D7014B">
        <w:rPr>
          <w:rFonts w:eastAsia="Times New Roman" w:cs="Times New Roman"/>
          <w:lang w:eastAsia="en-US"/>
        </w:rPr>
        <w:lastRenderedPageBreak/>
        <w:t>Using the expressions from Section 2.2, this can be written as</w:t>
      </w:r>
    </w:p>
    <w:p w14:paraId="0706537A" w14:textId="0DE4BBD6" w:rsidR="009D559B" w:rsidRDefault="00D7014B" w:rsidP="00D7014B">
      <w:pPr>
        <w:pStyle w:val="BodyText"/>
      </w:pPr>
      <m:oMathPara>
        <m:oMath>
          <m:r>
            <w:rPr>
              <w:rFonts w:ascii="Cambria Math" w:eastAsia="Times New Roman" w:hAnsi="Cambria Math" w:cs="Times New Roman"/>
              <w:lang w:eastAsia="en-US"/>
            </w:rPr>
            <m:t>ϕ(</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r>
            <w:rPr>
              <w:rFonts w:ascii="Cambria Math" w:eastAsia="Times New Roman" w:hAnsi="Cambria Math" w:cs="Times New Roman"/>
              <w:lang w:eastAsia="en-US"/>
            </w:rPr>
            <m:t>)=</m:t>
          </m:r>
          <m:f>
            <m:fPr>
              <m:ctrlPr>
                <w:rPr>
                  <w:rFonts w:ascii="Cambria Math" w:eastAsia="Times New Roman" w:hAnsi="Cambria Math" w:cs="Times New Roman"/>
                  <w:lang w:eastAsia="en-US"/>
                </w:rPr>
              </m:ctrlPr>
            </m:fPr>
            <m:num>
              <m:r>
                <w:rPr>
                  <w:rFonts w:ascii="Cambria Math" w:eastAsia="Times New Roman" w:hAnsi="Cambria Math" w:cs="Times New Roman"/>
                  <w:lang w:eastAsia="en-US"/>
                </w:rPr>
                <m:t>KS+2</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Sub>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C</m:t>
                  </m:r>
                </m:e>
                <m:sub>
                  <m:r>
                    <w:rPr>
                      <w:rFonts w:ascii="Cambria Math" w:eastAsia="Times New Roman" w:hAnsi="Cambria Math" w:cs="Times New Roman"/>
                      <w:lang w:eastAsia="en-US"/>
                    </w:rPr>
                    <m:t>1</m:t>
                  </m:r>
                </m:sub>
              </m:sSub>
            </m:num>
            <m:den>
              <m:r>
                <w:rPr>
                  <w:rFonts w:ascii="Cambria Math" w:eastAsia="Times New Roman" w:hAnsi="Cambria Math" w:cs="Times New Roman"/>
                  <w:lang w:eastAsia="en-US"/>
                </w:rPr>
                <m:t>η</m:t>
              </m:r>
              <m:d>
                <m:dPr>
                  <m:ctrlPr>
                    <w:rPr>
                      <w:rFonts w:ascii="Cambria Math" w:eastAsia="Times New Roman" w:hAnsi="Cambria Math" w:cs="Times New Roman"/>
                      <w:lang w:eastAsia="en-US"/>
                    </w:rPr>
                  </m:ctrlPr>
                </m:dPr>
                <m:e>
                  <m:r>
                    <w:rPr>
                      <w:rFonts w:ascii="Cambria Math" w:eastAsia="Times New Roman" w:hAnsi="Cambria Math" w:cs="Times New Roman"/>
                      <w:lang w:eastAsia="en-US"/>
                    </w:rPr>
                    <m:t>2</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K</m:t>
                      </m:r>
                    </m:e>
                    <m:sup>
                      <m:r>
                        <w:rPr>
                          <w:rFonts w:ascii="Cambria Math" w:eastAsia="Times New Roman" w:hAnsi="Cambria Math" w:cs="Times New Roman"/>
                          <w:lang w:eastAsia="en-US"/>
                        </w:rPr>
                        <m:t>2</m:t>
                      </m:r>
                    </m:sup>
                  </m:sSup>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r>
                    <w:rPr>
                      <w:rFonts w:ascii="Cambria Math" w:eastAsia="Times New Roman" w:hAnsi="Cambria Math" w:cs="Times New Roman"/>
                      <w:lang w:eastAsia="en-US"/>
                    </w:rPr>
                    <m:t>+</m:t>
                  </m:r>
                  <m:sSub>
                    <m:sSubPr>
                      <m:ctrlPr>
                        <w:rPr>
                          <w:rFonts w:ascii="Cambria Math" w:eastAsia="Times New Roman" w:hAnsi="Cambria Math" w:cs="Times New Roman"/>
                          <w:lang w:eastAsia="en-US"/>
                        </w:rPr>
                      </m:ctrlPr>
                    </m:sSubPr>
                    <m:e>
                      <m:r>
                        <m:rPr>
                          <m:sty m:val="p"/>
                        </m:rPr>
                        <w:rPr>
                          <w:rFonts w:ascii="Cambria Math" w:eastAsia="Times New Roman" w:hAnsi="Cambria Math" w:cs="Times New Roman"/>
                          <w:lang w:eastAsia="en-US"/>
                        </w:rPr>
                        <m:t>Δ</m:t>
                      </m:r>
                    </m:e>
                    <m:sub>
                      <m:r>
                        <m:rPr>
                          <m:nor/>
                        </m:rPr>
                        <w:rPr>
                          <w:rFonts w:ascii="Times New Roman" w:eastAsia="Times New Roman" w:hAnsi="Times New Roman" w:cs="Times New Roman"/>
                          <w:lang w:eastAsia="en-US"/>
                        </w:rPr>
                        <m:t>quad</m:t>
                      </m:r>
                    </m:sub>
                  </m:sSub>
                  <m:r>
                    <w:rPr>
                      <w:rFonts w:ascii="Cambria Math" w:eastAsia="Times New Roman" w:hAnsi="Cambria Math" w:cs="Times New Roman"/>
                      <w:lang w:eastAsia="en-US"/>
                    </w:rPr>
                    <m:t>(S,</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Sub>
                  <m:r>
                    <w:rPr>
                      <w:rFonts w:ascii="Cambria Math" w:eastAsia="Times New Roman" w:hAnsi="Cambria Math" w:cs="Times New Roman"/>
                      <w:lang w:eastAsia="en-US"/>
                    </w:rPr>
                    <m:t>;</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r>
                    <w:rPr>
                      <w:rFonts w:ascii="Cambria Math" w:eastAsia="Times New Roman" w:hAnsi="Cambria Math" w:cs="Times New Roman"/>
                      <w:lang w:eastAsia="en-US"/>
                    </w:rPr>
                    <m:t>)</m:t>
                  </m:r>
                </m:e>
              </m:d>
            </m:den>
          </m:f>
          <m:r>
            <m:rPr>
              <m:sty m:val="p"/>
            </m:rPr>
            <w:rPr>
              <w:rFonts w:ascii="Cambria Math" w:eastAsia="Times New Roman" w:hAnsi="Cambria Math" w:cs="Times New Roman"/>
              <w:lang w:eastAsia="en-US"/>
            </w:rPr>
            <m:t>.</m:t>
          </m:r>
          <m:r>
            <m:rPr>
              <m:sty m:val="p"/>
            </m:rPr>
            <w:rPr>
              <w:rFonts w:ascii="Cambria Math" w:eastAsia="Times New Roman" w:hAnsi="Cambria Math" w:cs="Times New Roman"/>
              <w:lang w:eastAsia="en-US"/>
            </w:rPr>
            <w:br/>
          </m:r>
        </m:oMath>
        <m:oMath>
          <m:r>
            <w:rPr>
              <w:rFonts w:ascii="Cambria Math" w:eastAsia="Times New Roman" w:hAnsi="Cambria Math" w:cs="Times New Roman"/>
              <w:lang w:eastAsia="en-US"/>
            </w:rPr>
            <w:br/>
          </m:r>
        </m:oMath>
      </m:oMathPara>
    </w:p>
    <w:p w14:paraId="07768C7C" w14:textId="537D3FD3" w:rsidR="00B54C4D" w:rsidRDefault="00B54C4D">
      <w:pPr>
        <w:pStyle w:val="BodyText"/>
      </w:pPr>
      <w:r>
        <w:t>This mapping is central to the analysis, as it translates a desired risk policy into an implementable compensation scheme.</w:t>
      </w:r>
    </w:p>
    <w:p w14:paraId="129985E3" w14:textId="55C0771C" w:rsidR="0001257C" w:rsidRDefault="0001257C">
      <w:pPr>
        <w:pStyle w:val="BodyText"/>
      </w:pPr>
      <w:r>
        <w:t>The implications of this mapping for equilibrium contract design are analyzed in the next</w:t>
      </w:r>
      <w:r w:rsidR="000F5087">
        <w:t xml:space="preserve"> section.</w:t>
      </w:r>
    </w:p>
    <w:p w14:paraId="1557F99B" w14:textId="77777777" w:rsidR="005F474F" w:rsidRPr="005F474F" w:rsidRDefault="005F474F" w:rsidP="005F474F">
      <w:pPr>
        <w:keepNext/>
        <w:keepLines/>
        <w:spacing w:before="360" w:after="80"/>
        <w:outlineLvl w:val="0"/>
        <w:rPr>
          <w:rFonts w:asciiTheme="majorHAnsi" w:eastAsiaTheme="majorEastAsia" w:hAnsiTheme="majorHAnsi" w:cstheme="majorBidi"/>
          <w:color w:val="0F4761" w:themeColor="accent1" w:themeShade="BF"/>
          <w:sz w:val="28"/>
          <w:szCs w:val="28"/>
        </w:rPr>
      </w:pPr>
      <w:r w:rsidRPr="005F474F">
        <w:rPr>
          <w:rFonts w:asciiTheme="majorHAnsi" w:eastAsiaTheme="majorEastAsia" w:hAnsiTheme="majorHAnsi" w:cstheme="majorBidi"/>
          <w:color w:val="0F4761" w:themeColor="accent1" w:themeShade="BF"/>
          <w:sz w:val="28"/>
          <w:szCs w:val="28"/>
        </w:rPr>
        <w:t>3</w:t>
      </w:r>
      <w:r w:rsidRPr="005F474F">
        <w:rPr>
          <w:rFonts w:asciiTheme="majorHAnsi" w:eastAsiaTheme="majorEastAsia" w:hAnsiTheme="majorHAnsi" w:cstheme="majorBidi"/>
          <w:color w:val="0F4761" w:themeColor="accent1" w:themeShade="BF"/>
          <w:sz w:val="28"/>
          <w:szCs w:val="28"/>
        </w:rPr>
        <w:tab/>
        <w:t>Contract design: Investor’s problem</w:t>
      </w:r>
    </w:p>
    <w:p w14:paraId="01BA0DC5" w14:textId="6B8691E2" w:rsidR="000F5087" w:rsidRDefault="000F5087" w:rsidP="000F5087">
      <w:pPr>
        <w:pStyle w:val="FirstParagraph"/>
      </w:pPr>
      <w:bookmarkStart w:id="50" w:name="sec:contract"/>
      <w:bookmarkStart w:id="51" w:name="sec:investor"/>
      <w:bookmarkEnd w:id="8"/>
      <w:bookmarkEnd w:id="44"/>
      <w:r>
        <w:t>Building on the incentive-compatible mapping derived in Section 2, the main comparative stati</w:t>
      </w:r>
      <w:ins w:id="52" w:author="Igor Yelnik" w:date="2026-05-05T15:55:00Z" w16du:dateUtc="2026-05-05T14:55:00Z">
        <w:r w:rsidR="00823C57">
          <w:t>sti</w:t>
        </w:r>
      </w:ins>
      <w:r>
        <w:t xml:space="preserve">cs follow directly from the mechanism. Stronger flow convexity </w:t>
      </w:r>
      <w:r w:rsidRPr="000F5087">
        <w:rPr>
          <w:i/>
          <w:iCs/>
        </w:rPr>
        <w:t>f</w:t>
      </w:r>
      <w:r w:rsidRPr="000F5087">
        <w:rPr>
          <w:vertAlign w:val="subscript"/>
        </w:rPr>
        <w:t>2</w:t>
      </w:r>
      <w:r>
        <w:rPr>
          <w:vertAlign w:val="subscript"/>
        </w:rPr>
        <w:t xml:space="preserve"> </w:t>
      </w:r>
      <w:r>
        <w:t xml:space="preserve"> makes volatility more privately valuable to the manager because it increases upside scaling. Therefore, keeping the manager at the desired risk target requires a more restrictive contract, which in the model is reflected in a lower incentive-compatible management fee. Conversely, a more risk-averse manager (higher η) is naturally disciplined and can be offered a higher fee for a given target without inducing excessive risk shifting.</w:t>
      </w:r>
    </w:p>
    <w:p w14:paraId="3FFE3291" w14:textId="71EAF25F" w:rsidR="00351175" w:rsidRDefault="002F3D25">
      <w:pPr>
        <w:pStyle w:val="FirstParagraph"/>
      </w:pPr>
      <w:r w:rsidRPr="002F3D25">
        <w:t>We now characterize the investor’s contract design problem, taking into account incentive compatibility and participation constraints.</w:t>
      </w:r>
      <w:r>
        <w:t xml:space="preserve"> </w:t>
      </w:r>
      <w:r w:rsidR="004873CC">
        <w:t xml:space="preserve">The investor chooses </w:t>
      </w:r>
      <m:oMath>
        <m:sSub>
          <m:sSubPr>
            <m:ctrlPr>
              <w:rPr>
                <w:rFonts w:ascii="Cambria Math" w:hAnsi="Cambria Math"/>
              </w:rPr>
            </m:ctrlPr>
          </m:sSubPr>
          <m:e>
            <m:r>
              <w:rPr>
                <w:rFonts w:ascii="Cambria Math" w:hAnsi="Cambria Math"/>
              </w:rPr>
              <m:t>σ</m:t>
            </m:r>
          </m:e>
          <m:sub>
            <m:r>
              <w:rPr>
                <w:rFonts w:ascii="Cambria Math" w:hAnsi="Cambria Math"/>
              </w:rPr>
              <m:t>d</m:t>
            </m:r>
          </m:sub>
        </m:sSub>
      </m:oMath>
      <w:r w:rsidR="004873CC">
        <w:t xml:space="preserve"> (</w:t>
      </w:r>
      <w:r w:rsidR="005634C3">
        <w:t>and thus</w:t>
      </w:r>
      <w:r w:rsidR="004873CC">
        <w:t xml:space="preserve">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oMath>
      <w:r w:rsidR="004873CC">
        <w:t>) to maximize its utility subject to IC and the manager’s participation constraint:</w:t>
      </w:r>
      <w:r w:rsidR="004873CC">
        <w:rPr>
          <w:rStyle w:val="FootnoteReference"/>
        </w:rPr>
        <w:footnoteReference w:id="2"/>
      </w:r>
      <w:r w:rsidR="004873CC">
        <w:t>.</w:t>
      </w:r>
    </w:p>
    <w:p w14:paraId="15E6AD82" w14:textId="7836605B" w:rsidR="00351175" w:rsidRDefault="005464CE">
      <w:pPr>
        <w:pStyle w:val="BodyText"/>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&gt;</m:t>
                  </m:r>
                  <m:r>
                    <w:rPr>
                      <w:rFonts w:ascii="Cambria Math" w:hAnsi="Cambria Math"/>
                    </w:rPr>
                    <m:t>0</m:t>
                  </m:r>
                </m:lim>
              </m:limLow>
              <m:r>
                <w:rPr>
                  <w:rFonts w:ascii="Cambria Math" w:hAnsi="Cambria Math"/>
                </w:rPr>
                <m:t> </m:t>
              </m:r>
              <m:r>
                <w:rPr>
                  <w:rFonts w:ascii="Cambria Math" w:hAnsi="Cambria Math"/>
                </w:rPr>
                <m:t>&amp;</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d</m:t>
                          </m:r>
                        </m:sub>
                      </m:sSub>
                    </m:e>
                  </m:d>
                </m:e>
              </m:d>
              <m:r>
                <w:rPr>
                  <w:rFonts w:ascii="Cambria Math" w:hAnsi="Cambria Math"/>
                </w:rPr>
                <m:t xml:space="preserve">   </m:t>
              </m:r>
            </m:e>
            <m:e>
              <m:r>
                <m:rPr>
                  <m:nor/>
                </m:rPr>
                <m:t>s.t.</m:t>
              </m:r>
              <m:r>
                <w:rPr>
                  <w:rFonts w:ascii="Cambria Math" w:hAnsi="Cambria Math"/>
                </w:rPr>
                <m:t> </m:t>
              </m:r>
              <m:r>
                <w:rPr>
                  <w:rFonts w:ascii="Cambria Math" w:hAnsi="Cambria Math"/>
                </w:rPr>
                <m:t>&amp;</m:t>
              </m:r>
              <m:sSub>
                <m:sSubPr>
                  <m:ctrlPr>
                    <w:rPr>
                      <w:rFonts w:ascii="Cambria Math" w:hAnsi="Cambria Math"/>
                    </w:rPr>
                  </m:ctrlPr>
                </m:sSubPr>
                <m:e>
                  <m:r>
                    <w:rPr>
                      <w:rFonts w:ascii="Cambria Math" w:hAnsi="Cambria Math"/>
                    </w:rPr>
                    <m:t>U</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e>
              </m:d>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e>
          </m:eqArr>
        </m:oMath>
      </m:oMathPara>
    </w:p>
    <w:p w14:paraId="2A1F50AF" w14:textId="083946F2" w:rsidR="005634C3" w:rsidRPr="005634C3" w:rsidRDefault="005634C3" w:rsidP="005634C3">
      <w:pPr>
        <w:spacing w:before="100" w:beforeAutospacing="1" w:after="100" w:afterAutospacing="1"/>
        <w:rPr>
          <w:rFonts w:eastAsia="Times New Roman" w:cs="Times New Roman"/>
          <w:lang w:eastAsia="en-US"/>
        </w:rPr>
      </w:pPr>
      <w:r w:rsidRPr="005634C3">
        <w:rPr>
          <w:rFonts w:eastAsia="Times New Roman" w:cs="Times New Roman"/>
          <w:lang w:eastAsia="en-US"/>
        </w:rPr>
        <w:t>Investor utility is given by</w:t>
      </w:r>
      <w:r>
        <w:rPr>
          <w:rFonts w:eastAsia="Times New Roman" w:cs="Times New Roman"/>
          <w:lang w:eastAsia="en-US"/>
        </w:rPr>
        <w:t xml:space="preserve"> </w:t>
      </w:r>
      <m:oMath>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U</m:t>
            </m:r>
          </m:e>
          <m:sub>
            <m:r>
              <w:rPr>
                <w:rFonts w:ascii="Cambria Math" w:eastAsia="Times New Roman" w:hAnsi="Cambria Math" w:cs="Times New Roman"/>
                <w:lang w:eastAsia="en-US"/>
              </w:rPr>
              <m:t>I</m:t>
            </m:r>
          </m:sub>
        </m:sSub>
        <m:r>
          <w:rPr>
            <w:rFonts w:ascii="Cambria Math" w:eastAsia="Times New Roman" w:hAnsi="Cambria Math" w:cs="Times New Roman"/>
            <w:lang w:eastAsia="en-US"/>
          </w:rPr>
          <m:t>(σ,ϕ)=(1-ϕ)(</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r</m:t>
            </m:r>
          </m:e>
          <m:sub>
            <m:r>
              <w:rPr>
                <w:rFonts w:ascii="Cambria Math" w:eastAsia="Times New Roman" w:hAnsi="Cambria Math" w:cs="Times New Roman"/>
                <w:lang w:eastAsia="en-US"/>
              </w:rPr>
              <m:t>f</m:t>
            </m:r>
          </m:sub>
        </m:sSub>
        <m:r>
          <w:rPr>
            <w:rFonts w:ascii="Cambria Math" w:eastAsia="Times New Roman" w:hAnsi="Cambria Math" w:cs="Times New Roman"/>
            <w:lang w:eastAsia="en-US"/>
          </w:rPr>
          <m:t>+Sσ)-ϕ-</m:t>
        </m:r>
        <m:f>
          <m:fPr>
            <m:ctrlPr>
              <w:rPr>
                <w:rFonts w:ascii="Cambria Math" w:eastAsia="Times New Roman" w:hAnsi="Cambria Math" w:cs="Times New Roman"/>
                <w:lang w:eastAsia="en-US"/>
              </w:rPr>
            </m:ctrlPr>
          </m:fPr>
          <m:num>
            <m:r>
              <w:rPr>
                <w:rFonts w:ascii="Cambria Math" w:eastAsia="Times New Roman" w:hAnsi="Cambria Math" w:cs="Times New Roman"/>
                <w:lang w:eastAsia="en-US"/>
              </w:rPr>
              <m:t>γ</m:t>
            </m:r>
          </m:num>
          <m:den>
            <m:r>
              <w:rPr>
                <w:rFonts w:ascii="Cambria Math" w:eastAsia="Times New Roman" w:hAnsi="Cambria Math" w:cs="Times New Roman"/>
                <w:lang w:eastAsia="en-US"/>
              </w:rPr>
              <m:t>2</m:t>
            </m:r>
          </m:den>
        </m:f>
        <m:r>
          <w:rPr>
            <w:rFonts w:ascii="Cambria Math" w:eastAsia="Times New Roman" w:hAnsi="Cambria Math" w:cs="Times New Roman"/>
            <w:lang w:eastAsia="en-US"/>
          </w:rPr>
          <m:t>(1-ϕ</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m:t>
            </m:r>
          </m:e>
          <m:sup>
            <m:r>
              <w:rPr>
                <w:rFonts w:ascii="Cambria Math" w:eastAsia="Times New Roman" w:hAnsi="Cambria Math" w:cs="Times New Roman"/>
                <w:lang w:eastAsia="en-US"/>
              </w:rPr>
              <m:t>2</m:t>
            </m:r>
          </m:sup>
        </m:sSup>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σ</m:t>
            </m:r>
          </m:e>
          <m:sup>
            <m:r>
              <w:rPr>
                <w:rFonts w:ascii="Cambria Math" w:eastAsia="Times New Roman" w:hAnsi="Cambria Math" w:cs="Times New Roman"/>
                <w:lang w:eastAsia="en-US"/>
              </w:rPr>
              <m:t>2</m:t>
            </m:r>
          </m:sup>
        </m:sSup>
        <m:r>
          <m:rPr>
            <m:sty m:val="p"/>
          </m:rPr>
          <w:rPr>
            <w:rFonts w:ascii="Cambria Math" w:eastAsia="Times New Roman" w:hAnsi="Cambria Math" w:cs="Times New Roman"/>
            <w:lang w:eastAsia="en-US"/>
          </w:rPr>
          <m:t>.</m:t>
        </m:r>
      </m:oMath>
      <w:r>
        <w:rPr>
          <w:rFonts w:eastAsia="Times New Roman" w:cs="Times New Roman"/>
          <w:lang w:eastAsia="en-US"/>
        </w:rPr>
        <w:t xml:space="preserve"> </w:t>
      </w:r>
      <w:r w:rsidRPr="005634C3">
        <w:rPr>
          <w:rFonts w:eastAsia="Times New Roman" w:cs="Times New Roman"/>
          <w:lang w:eastAsia="en-US"/>
        </w:rPr>
        <w:t xml:space="preserve">Differentiating the investor’s objective with respect to </w:t>
      </w:r>
      <m:oMath>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r>
          <w:ins w:id="53" w:author="Igor Yelnik" w:date="2026-05-05T15:57:00Z" w16du:dateUtc="2026-05-05T14:57:00Z">
            <w:rPr>
              <w:rFonts w:ascii="Cambria Math" w:eastAsia="Times New Roman" w:hAnsi="Cambria Math" w:cs="Times New Roman"/>
              <w:lang w:eastAsia="en-US"/>
            </w:rPr>
            <m:t xml:space="preserve"> </m:t>
          </w:ins>
        </m:r>
      </m:oMath>
      <w:r w:rsidRPr="005634C3">
        <w:rPr>
          <w:rFonts w:eastAsia="Times New Roman" w:cs="Times New Roman"/>
          <w:lang w:eastAsia="en-US"/>
        </w:rPr>
        <w:t>using the chain rule yields</w:t>
      </w:r>
    </w:p>
    <w:p w14:paraId="1A2EE753" w14:textId="77777777" w:rsidR="005634C3" w:rsidRPr="005634C3" w:rsidRDefault="005464CE">
      <w:pPr>
        <w:pStyle w:val="FirstParagraph"/>
        <w:rPr>
          <w:rFonts w:ascii="Cambria Math" w:eastAsia="Times New Roman" w:hAnsi="Cambria Math" w:cs="Times New Roman"/>
          <w:i/>
          <w:lang w:eastAsia="en-US"/>
        </w:rPr>
      </w:pPr>
      <m:oMathPara>
        <m:oMath>
          <m:f>
            <m:fPr>
              <m:ctrlPr>
                <w:rPr>
                  <w:rFonts w:ascii="Cambria Math" w:eastAsia="Times New Roman" w:hAnsi="Cambria Math" w:cs="Times New Roman"/>
                  <w:lang w:eastAsia="en-US"/>
                </w:rPr>
              </m:ctrlPr>
            </m:fPr>
            <m:num>
              <m:r>
                <w:rPr>
                  <w:rFonts w:ascii="Cambria Math" w:eastAsia="Times New Roman" w:hAnsi="Cambria Math" w:cs="Times New Roman"/>
                  <w:lang w:eastAsia="en-US"/>
                </w:rPr>
                <m:t>d</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U</m:t>
                  </m:r>
                </m:e>
                <m:sub>
                  <m:r>
                    <w:rPr>
                      <w:rFonts w:ascii="Cambria Math" w:eastAsia="Times New Roman" w:hAnsi="Cambria Math" w:cs="Times New Roman"/>
                      <w:lang w:eastAsia="en-US"/>
                    </w:rPr>
                    <m:t>I</m:t>
                  </m:r>
                </m:sub>
              </m:sSub>
            </m:num>
            <m:den>
              <m:r>
                <w:rPr>
                  <w:rFonts w:ascii="Cambria Math" w:eastAsia="Times New Roman" w:hAnsi="Cambria Math" w:cs="Times New Roman"/>
                  <w:lang w:eastAsia="en-US"/>
                </w:rPr>
                <m:t>d</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den>
          </m:f>
          <m:r>
            <w:rPr>
              <w:rFonts w:ascii="Cambria Math" w:eastAsia="Times New Roman" w:hAnsi="Cambria Math" w:cs="Times New Roman"/>
              <w:lang w:eastAsia="en-US"/>
            </w:rPr>
            <m:t>=</m:t>
          </m:r>
          <m:f>
            <m:fPr>
              <m:ctrlPr>
                <w:rPr>
                  <w:rFonts w:ascii="Cambria Math" w:eastAsia="Times New Roman" w:hAnsi="Cambria Math" w:cs="Times New Roman"/>
                  <w:lang w:eastAsia="en-US"/>
                </w:rPr>
              </m:ctrlPr>
            </m:fPr>
            <m:num>
              <m:r>
                <m:rPr>
                  <m:sty m:val="p"/>
                </m:rPr>
                <w:rPr>
                  <w:rFonts w:ascii="Cambria Math" w:eastAsia="Times New Roman" w:hAnsi="Cambria Math" w:cs="Times New Roman"/>
                  <w:lang w:eastAsia="en-US"/>
                </w:rPr>
                <m:t>∂</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U</m:t>
                  </m:r>
                </m:e>
                <m:sub>
                  <m:r>
                    <w:rPr>
                      <w:rFonts w:ascii="Cambria Math" w:eastAsia="Times New Roman" w:hAnsi="Cambria Math" w:cs="Times New Roman"/>
                      <w:lang w:eastAsia="en-US"/>
                    </w:rPr>
                    <m:t>I</m:t>
                  </m:r>
                </m:sub>
              </m:sSub>
            </m:num>
            <m:den>
              <m:r>
                <m:rPr>
                  <m:sty m:val="p"/>
                </m:rPr>
                <w:rPr>
                  <w:rFonts w:ascii="Cambria Math" w:eastAsia="Times New Roman" w:hAnsi="Cambria Math" w:cs="Times New Roman"/>
                  <w:lang w:eastAsia="en-US"/>
                </w:rPr>
                <m:t>∂</m:t>
              </m:r>
              <m:r>
                <w:rPr>
                  <w:rFonts w:ascii="Cambria Math" w:eastAsia="Times New Roman" w:hAnsi="Cambria Math" w:cs="Times New Roman"/>
                  <w:lang w:eastAsia="en-US"/>
                </w:rPr>
                <m:t>σ</m:t>
              </m:r>
            </m:den>
          </m:f>
          <m:r>
            <w:rPr>
              <w:rFonts w:ascii="Cambria Math" w:eastAsia="Times New Roman" w:hAnsi="Cambria Math" w:cs="Times New Roman"/>
              <w:lang w:eastAsia="en-US"/>
            </w:rPr>
            <m:t>+</m:t>
          </m:r>
          <m:f>
            <m:fPr>
              <m:ctrlPr>
                <w:rPr>
                  <w:rFonts w:ascii="Cambria Math" w:eastAsia="Times New Roman" w:hAnsi="Cambria Math" w:cs="Times New Roman"/>
                  <w:lang w:eastAsia="en-US"/>
                </w:rPr>
              </m:ctrlPr>
            </m:fPr>
            <m:num>
              <m:r>
                <m:rPr>
                  <m:sty m:val="p"/>
                </m:rPr>
                <w:rPr>
                  <w:rFonts w:ascii="Cambria Math" w:eastAsia="Times New Roman" w:hAnsi="Cambria Math" w:cs="Times New Roman"/>
                  <w:lang w:eastAsia="en-US"/>
                </w:rPr>
                <m:t>∂</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U</m:t>
                  </m:r>
                </m:e>
                <m:sub>
                  <m:r>
                    <w:rPr>
                      <w:rFonts w:ascii="Cambria Math" w:eastAsia="Times New Roman" w:hAnsi="Cambria Math" w:cs="Times New Roman"/>
                      <w:lang w:eastAsia="en-US"/>
                    </w:rPr>
                    <m:t>I</m:t>
                  </m:r>
                </m:sub>
              </m:sSub>
            </m:num>
            <m:den>
              <m:r>
                <m:rPr>
                  <m:sty m:val="p"/>
                </m:rPr>
                <w:rPr>
                  <w:rFonts w:ascii="Cambria Math" w:eastAsia="Times New Roman" w:hAnsi="Cambria Math" w:cs="Times New Roman"/>
                  <w:lang w:eastAsia="en-US"/>
                </w:rPr>
                <m:t>∂</m:t>
              </m:r>
              <m:r>
                <w:rPr>
                  <w:rFonts w:ascii="Cambria Math" w:eastAsia="Times New Roman" w:hAnsi="Cambria Math" w:cs="Times New Roman"/>
                  <w:lang w:eastAsia="en-US"/>
                </w:rPr>
                <m:t>ϕ</m:t>
              </m:r>
            </m:den>
          </m:f>
          <m:r>
            <w:rPr>
              <w:rFonts w:ascii="Cambria Math" w:eastAsia="Times New Roman" w:hAnsi="Cambria Math" w:cs="Times New Roman"/>
              <w:lang w:eastAsia="en-US"/>
            </w:rPr>
            <m:t>⋅</m:t>
          </m:r>
          <m:f>
            <m:fPr>
              <m:ctrlPr>
                <w:rPr>
                  <w:rFonts w:ascii="Cambria Math" w:eastAsia="Times New Roman" w:hAnsi="Cambria Math" w:cs="Times New Roman"/>
                  <w:lang w:eastAsia="en-US"/>
                </w:rPr>
              </m:ctrlPr>
            </m:fPr>
            <m:num>
              <m:r>
                <w:rPr>
                  <w:rFonts w:ascii="Cambria Math" w:eastAsia="Times New Roman" w:hAnsi="Cambria Math" w:cs="Times New Roman"/>
                  <w:lang w:eastAsia="en-US"/>
                </w:rPr>
                <m:t>dϕ</m:t>
              </m:r>
            </m:num>
            <m:den>
              <m:r>
                <w:rPr>
                  <w:rFonts w:ascii="Cambria Math" w:eastAsia="Times New Roman" w:hAnsi="Cambria Math" w:cs="Times New Roman"/>
                  <w:lang w:eastAsia="en-US"/>
                </w:rPr>
                <m:t>d</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den>
          </m:f>
          <m:r>
            <w:rPr>
              <w:rFonts w:ascii="Cambria Math" w:eastAsia="Times New Roman" w:hAnsi="Cambria Math" w:cs="Times New Roman"/>
              <w:lang w:eastAsia="en-US"/>
            </w:rPr>
            <m:t>=0.</m:t>
          </m:r>
        </m:oMath>
      </m:oMathPara>
    </w:p>
    <w:p w14:paraId="7178234F" w14:textId="77777777" w:rsidR="005634C3" w:rsidRPr="005634C3" w:rsidRDefault="005634C3" w:rsidP="005634C3">
      <w:pPr>
        <w:spacing w:before="100" w:beforeAutospacing="1" w:after="100" w:afterAutospacing="1"/>
        <w:outlineLvl w:val="2"/>
        <w:rPr>
          <w:rFonts w:eastAsia="Times New Roman" w:cs="Times New Roman"/>
          <w:sz w:val="27"/>
          <w:szCs w:val="27"/>
          <w:lang w:eastAsia="en-US"/>
        </w:rPr>
      </w:pPr>
      <w:r w:rsidRPr="005634C3">
        <w:rPr>
          <w:rFonts w:eastAsia="Times New Roman" w:cs="Times New Roman"/>
          <w:sz w:val="27"/>
          <w:szCs w:val="27"/>
          <w:lang w:eastAsia="en-US"/>
        </w:rPr>
        <w:t>Proposition 2 (Optimal Volatility Target)</w:t>
      </w:r>
    </w:p>
    <w:p w14:paraId="28EF8C1B" w14:textId="22DFC753" w:rsidR="005634C3" w:rsidRPr="005634C3" w:rsidRDefault="005634C3" w:rsidP="005634C3">
      <w:pPr>
        <w:spacing w:before="100" w:beforeAutospacing="1" w:after="100" w:afterAutospacing="1"/>
        <w:rPr>
          <w:rFonts w:eastAsia="Times New Roman" w:cs="Times New Roman"/>
          <w:lang w:eastAsia="en-US"/>
        </w:rPr>
      </w:pPr>
      <w:r w:rsidRPr="005634C3">
        <w:rPr>
          <w:rFonts w:eastAsia="Times New Roman" w:cs="Times New Roman"/>
          <w:lang w:eastAsia="en-US"/>
        </w:rPr>
        <w:t xml:space="preserve">The equilibrium volatility target </w:t>
      </w:r>
      <m:oMath>
        <m:sSubSup>
          <m:sSubSupPr>
            <m:ctrlPr>
              <w:rPr>
                <w:rFonts w:ascii="Cambria Math" w:eastAsia="Times New Roman" w:hAnsi="Cambria Math" w:cs="Times New Roman"/>
                <w:lang w:eastAsia="en-US"/>
              </w:rPr>
            </m:ctrlPr>
          </m:sSubSup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up>
            <m:r>
              <w:rPr>
                <w:rFonts w:ascii="Cambria Math" w:eastAsia="Times New Roman" w:hAnsi="Cambria Math" w:cs="Times New Roman"/>
                <w:lang w:eastAsia="en-US"/>
              </w:rPr>
              <m:t>*</m:t>
            </m:r>
          </m:sup>
        </m:sSubSup>
      </m:oMath>
      <w:ins w:id="54" w:author="Igor Yelnik" w:date="2026-05-05T15:57:00Z" w16du:dateUtc="2026-05-05T14:57:00Z">
        <w:r w:rsidR="00E378F0">
          <w:rPr>
            <w:rFonts w:eastAsia="Times New Roman" w:cs="Times New Roman"/>
            <w:lang w:eastAsia="en-US"/>
          </w:rPr>
          <w:t xml:space="preserve"> </w:t>
        </w:r>
      </w:ins>
      <w:r w:rsidRPr="005634C3">
        <w:rPr>
          <w:rFonts w:eastAsia="Times New Roman" w:cs="Times New Roman"/>
          <w:lang w:eastAsia="en-US"/>
        </w:rPr>
        <w:t xml:space="preserve">is characterized by the first-order condition above. This condition reflects both the direct effect of volatility on expected returns and risk, and the </w:t>
      </w:r>
      <w:r w:rsidRPr="005634C3">
        <w:rPr>
          <w:rFonts w:eastAsia="Times New Roman" w:cs="Times New Roman"/>
          <w:lang w:eastAsia="en-US"/>
        </w:rPr>
        <w:lastRenderedPageBreak/>
        <w:t xml:space="preserve">indirect effect through the incentive-compatible fee schedule </w:t>
      </w:r>
      <m:oMath>
        <m:r>
          <w:rPr>
            <w:rFonts w:ascii="Cambria Math" w:eastAsia="Times New Roman" w:hAnsi="Cambria Math" w:cs="Times New Roman"/>
            <w:lang w:eastAsia="en-US"/>
          </w:rPr>
          <m:t>ϕ(</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r>
          <w:rPr>
            <w:rFonts w:ascii="Cambria Math" w:eastAsia="Times New Roman" w:hAnsi="Cambria Math" w:cs="Times New Roman"/>
            <w:lang w:eastAsia="en-US"/>
          </w:rPr>
          <m:t>)</m:t>
        </m:r>
      </m:oMath>
      <w:r w:rsidRPr="005634C3">
        <w:rPr>
          <w:rFonts w:eastAsia="Times New Roman" w:cs="Times New Roman"/>
          <w:lang w:eastAsia="en-US"/>
        </w:rPr>
        <w:t xml:space="preserve">. In general, the resulting equation is nonlinear in </w:t>
      </w:r>
      <m:oMath>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oMath>
      <w:ins w:id="55" w:author="Igor Yelnik" w:date="2026-05-05T16:52:00Z" w16du:dateUtc="2026-05-05T15:52:00Z">
        <w:r w:rsidR="00331F83">
          <w:rPr>
            <w:rFonts w:eastAsia="Times New Roman" w:cs="Times New Roman"/>
            <w:lang w:eastAsia="en-US"/>
          </w:rPr>
          <w:t xml:space="preserve"> </w:t>
        </w:r>
      </w:ins>
      <w:r w:rsidRPr="005634C3">
        <w:rPr>
          <w:rFonts w:eastAsia="Times New Roman" w:cs="Times New Roman"/>
          <w:lang w:eastAsia="en-US"/>
        </w:rPr>
        <w:t>and must be solved numerically.</w:t>
      </w:r>
    </w:p>
    <w:p w14:paraId="6BFBAE70" w14:textId="06457FA3" w:rsidR="005634C3" w:rsidRDefault="005634C3">
      <w:pPr>
        <w:pStyle w:val="FirstParagraph"/>
      </w:pPr>
      <w:r>
        <w:t xml:space="preserve">The first term in the first-order condition captures the standard trade-off between expected return and risk: increasing volatility raises expected returns when the Sharpe ratio is positive but also increases variance. The second term reflects the contract adjustment required to sustain incentive compatibility. Because higher target volatility requires adjusting fees to discipline the manager, changes in </w:t>
      </w:r>
      <m:oMath>
        <m:sSub>
          <m:sSubPr>
            <m:ctrlPr>
              <w:rPr>
                <w:rFonts w:ascii="Cambria Math" w:hAnsi="Cambria Math"/>
              </w:rPr>
            </m:ctrlPr>
          </m:sSubPr>
          <m:e>
            <m:r>
              <w:rPr>
                <w:rFonts w:ascii="Cambria Math" w:hAnsi="Cambria Math"/>
              </w:rPr>
              <m:t>σ</m:t>
            </m:r>
          </m:e>
          <m:sub>
            <m:r>
              <w:rPr>
                <w:rFonts w:ascii="Cambria Math" w:hAnsi="Cambria Math"/>
              </w:rPr>
              <m:t>d</m:t>
            </m:r>
          </m:sub>
        </m:sSub>
      </m:oMath>
      <w:ins w:id="56" w:author="Igor Yelnik" w:date="2026-05-05T16:53:00Z" w16du:dateUtc="2026-05-05T15:53:00Z">
        <w:r w:rsidR="00331F83">
          <w:t xml:space="preserve"> </w:t>
        </w:r>
      </w:ins>
      <w:r>
        <w:t>affect investor utility not only through portfolio risk but also through the share of returns retained after fees.</w:t>
      </w:r>
    </w:p>
    <w:p w14:paraId="4D9B1CFB" w14:textId="03AF0266" w:rsidR="00351175" w:rsidRDefault="004873CC">
      <w:pPr>
        <w:pStyle w:val="FirstParagraph"/>
      </w:pPr>
      <w:r>
        <w:t xml:space="preserve">This program summarizes the investor’s contract design problem: choose a volatility target </w:t>
      </w:r>
      <m:oMath>
        <m:sSub>
          <m:sSubPr>
            <m:ctrlPr>
              <w:rPr>
                <w:rFonts w:ascii="Cambria Math" w:hAnsi="Cambria Math"/>
              </w:rPr>
            </m:ctrlPr>
          </m:sSubPr>
          <m:e>
            <m:r>
              <w:rPr>
                <w:rFonts w:ascii="Cambria Math" w:hAnsi="Cambria Math"/>
              </w:rPr>
              <m:t>σ</m:t>
            </m:r>
          </m:e>
          <m:sub>
            <m:r>
              <w:rPr>
                <w:rFonts w:ascii="Cambria Math" w:hAnsi="Cambria Math"/>
              </w:rPr>
              <m:t>d</m:t>
            </m:r>
          </m:sub>
        </m:sSub>
      </m:oMath>
      <w:r>
        <w:t xml:space="preserve"> that maximizes investor utility while guaranteeing that the manager is willing to participate and implement the target.</w:t>
      </w:r>
    </w:p>
    <w:p w14:paraId="52B3B155" w14:textId="0662619D" w:rsidR="00351175" w:rsidRDefault="004873CC">
      <w:pPr>
        <w:pStyle w:val="BodyText"/>
      </w:pPr>
      <w:r>
        <w:t xml:space="preserve">The </w:t>
      </w:r>
      <w:r w:rsidR="005634C3">
        <w:t>conflict</w:t>
      </w:r>
      <w:r>
        <w:t xml:space="preserve"> of interests is immediate in the model. The investor values higher </w:t>
      </w:r>
      <m:oMath>
        <m:sSub>
          <m:sSubPr>
            <m:ctrlPr>
              <w:rPr>
                <w:rFonts w:ascii="Cambria Math" w:hAnsi="Cambria Math"/>
              </w:rPr>
            </m:ctrlPr>
          </m:sSubPr>
          <m:e>
            <m:r>
              <w:rPr>
                <w:rFonts w:ascii="Cambria Math" w:hAnsi="Cambria Math"/>
              </w:rPr>
              <m:t>σ</m:t>
            </m:r>
          </m:e>
          <m:sub>
            <m:r>
              <w:rPr>
                <w:rFonts w:ascii="Cambria Math" w:hAnsi="Cambria Math"/>
              </w:rPr>
              <m:t>d</m:t>
            </m:r>
          </m:sub>
        </m:sSub>
      </m:oMath>
      <w:r>
        <w:t xml:space="preserve"> only to the extent that the fund’s skill (Sharpe ratio) compensates for additional risk, net of fees. The manager, in contrast, values higher </w:t>
      </w:r>
      <m:oMath>
        <m:r>
          <w:rPr>
            <w:rFonts w:ascii="Cambria Math" w:hAnsi="Cambria Math"/>
          </w:rPr>
          <m:t>σ</m:t>
        </m:r>
      </m:oMath>
      <w:r>
        <w:t xml:space="preserve"> not only because it increases expected performance when </w:t>
      </w:r>
      <m:oMath>
        <m:r>
          <w:rPr>
            <w:rFonts w:ascii="Cambria Math" w:hAnsi="Cambria Math"/>
          </w:rPr>
          <m:t>S</m:t>
        </m:r>
        <m:r>
          <m:rPr>
            <m:sty m:val="p"/>
          </m:rPr>
          <w:rPr>
            <w:rFonts w:ascii="Cambria Math" w:hAnsi="Cambria Math"/>
          </w:rPr>
          <m:t>&gt;</m:t>
        </m:r>
        <m:r>
          <w:rPr>
            <w:rFonts w:ascii="Cambria Math" w:hAnsi="Cambria Math"/>
          </w:rPr>
          <m:t xml:space="preserve">0 </m:t>
        </m:r>
      </m:oMath>
      <w:r w:rsidR="00E7372E">
        <w:t xml:space="preserve">but also because it increases the probability and magnitude of inflows </w:t>
      </w:r>
      <w:r>
        <w:t xml:space="preserve">triggered by </w:t>
      </w:r>
      <w:r w:rsidR="002F3D25">
        <w:t xml:space="preserve">extreme positive </w:t>
      </w:r>
      <w:r>
        <w:t xml:space="preserve">outcomes. Incentive compatibility </w:t>
      </w:r>
      <w:r w:rsidR="002F3D25">
        <w:t>provides the key mechanism for alignment</w:t>
      </w:r>
      <w:r>
        <w:t xml:space="preserve">: for each target </w:t>
      </w:r>
      <m:oMath>
        <m:sSub>
          <m:sSubPr>
            <m:ctrlPr>
              <w:rPr>
                <w:rFonts w:ascii="Cambria Math" w:hAnsi="Cambria Math"/>
              </w:rPr>
            </m:ctrlPr>
          </m:sSubPr>
          <m:e>
            <m:r>
              <w:rPr>
                <w:rFonts w:ascii="Cambria Math" w:hAnsi="Cambria Math"/>
              </w:rPr>
              <m:t>σ</m:t>
            </m:r>
          </m:e>
          <m:sub>
            <m:r>
              <w:rPr>
                <w:rFonts w:ascii="Cambria Math" w:hAnsi="Cambria Math"/>
              </w:rPr>
              <m:t>d</m:t>
            </m:r>
          </m:sub>
        </m:sSub>
      </m:oMath>
      <w:r>
        <w:t xml:space="preserve"> there is a fee level that makes the manager choose exactly that risk, turning the investor’s policy choice into an implementable contract. The equilibrium target and the associated fee can be computed numerically; the first-order condition and the derivative of the fee schedule are given in Appendix </w:t>
      </w:r>
      <w:hyperlink w:anchor="app:investor">
        <w:r w:rsidR="005F474F">
          <w:rPr>
            <w:rStyle w:val="Hyperlink"/>
          </w:rPr>
          <w:t>D</w:t>
        </w:r>
      </w:hyperlink>
      <w:r>
        <w:t>.</w:t>
      </w:r>
    </w:p>
    <w:p w14:paraId="52A6F626" w14:textId="0D27A8CF" w:rsidR="00351175" w:rsidRDefault="00E7372E">
      <w:pPr>
        <w:pStyle w:val="BodyText"/>
      </w:pPr>
      <w:r w:rsidRPr="00E7372E">
        <w:t>The structure of the optimal contract can be characterized through comparative stati</w:t>
      </w:r>
      <w:ins w:id="57" w:author="Igor Yelnik" w:date="2026-05-05T17:01:00Z" w16du:dateUtc="2026-05-05T16:01:00Z">
        <w:r w:rsidR="00331F83">
          <w:t>sti</w:t>
        </w:r>
      </w:ins>
      <w:r w:rsidRPr="00E7372E">
        <w:t>cs without solving the model numerically.</w:t>
      </w:r>
      <w:r>
        <w:t xml:space="preserve"> </w:t>
      </w:r>
      <w:r w:rsidR="004873CC">
        <w:t xml:space="preserve">First, an increase in flow convexity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004873CC">
        <w:t xml:space="preserve"> increases the option value of volatility for the manager, hence the IC fee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oMath>
      <w:r w:rsidR="004873CC">
        <w:t xml:space="preserve"> must fall to keep incentives aligned (</w:t>
      </w:r>
      <w:r>
        <w:t xml:space="preserve">see </w:t>
      </w:r>
      <w:r w:rsidR="004873CC">
        <w:t>Figure </w:t>
      </w:r>
      <w:hyperlink w:anchor="fig:comp-f2">
        <w:r w:rsidR="004873CC">
          <w:rPr>
            <w:rStyle w:val="Hyperlink"/>
          </w:rPr>
          <w:t>4</w:t>
        </w:r>
      </w:hyperlink>
      <w:r w:rsidR="004873CC">
        <w:t xml:space="preserve">). For the investor, the contract becomes more “expensive” to adjust (large </w:t>
      </w:r>
      <m:oMath>
        <m:r>
          <m:rPr>
            <m:sty m:val="p"/>
          </m:rPr>
          <w:rPr>
            <w:rFonts w:ascii="Cambria Math" w:hAnsi="Cambria Math"/>
          </w:rPr>
          <m:t>|</m:t>
        </m:r>
        <m:r>
          <w:rPr>
            <w:rFonts w:ascii="Cambria Math" w:hAnsi="Cambria Math"/>
          </w:rPr>
          <m:t>dϕ</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oMath>
      <w:r w:rsidR="004873CC">
        <w:t xml:space="preserve">), pushing optimal </w:t>
      </w:r>
      <m:oMath>
        <m:sSub>
          <m:sSubPr>
            <m:ctrlPr>
              <w:rPr>
                <w:rFonts w:ascii="Cambria Math" w:hAnsi="Cambria Math"/>
              </w:rPr>
            </m:ctrlPr>
          </m:sSubPr>
          <m:e>
            <m:r>
              <w:rPr>
                <w:rFonts w:ascii="Cambria Math" w:hAnsi="Cambria Math"/>
              </w:rPr>
              <m:t>σ</m:t>
            </m:r>
          </m:e>
          <m:sub>
            <m:r>
              <w:rPr>
                <w:rFonts w:ascii="Cambria Math" w:hAnsi="Cambria Math"/>
              </w:rPr>
              <m:t>d</m:t>
            </m:r>
          </m:sub>
        </m:sSub>
      </m:oMath>
      <w:r w:rsidR="004873CC">
        <w:t xml:space="preserve"> down. Second, an increase in the scale of the agency problem (higher initial AUM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004873CC">
        <w:t xml:space="preserve"> or the linear term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004873CC">
        <w:t>) amplifies AUM sensitivity to performance; as shown in Figure </w:t>
      </w:r>
      <w:hyperlink w:anchor="fig:comp-scale">
        <w:r w:rsidR="004873CC">
          <w:rPr>
            <w:rStyle w:val="Hyperlink"/>
          </w:rPr>
          <w:t>5</w:t>
        </w:r>
      </w:hyperlink>
      <w:r w:rsidR="004873CC">
        <w:t xml:space="preserve">, both desired volatility </w:t>
      </w:r>
      <m:oMath>
        <m:sSub>
          <m:sSubPr>
            <m:ctrlPr>
              <w:rPr>
                <w:rFonts w:ascii="Cambria Math" w:hAnsi="Cambria Math"/>
              </w:rPr>
            </m:ctrlPr>
          </m:sSubPr>
          <m:e>
            <m:r>
              <w:rPr>
                <w:rFonts w:ascii="Cambria Math" w:hAnsi="Cambria Math"/>
              </w:rPr>
              <m:t>σ</m:t>
            </m:r>
          </m:e>
          <m:sub>
            <m:r>
              <w:rPr>
                <w:rFonts w:ascii="Cambria Math" w:hAnsi="Cambria Math"/>
              </w:rPr>
              <m:t>d</m:t>
            </m:r>
          </m:sub>
        </m:sSub>
      </m:oMath>
      <w:r w:rsidR="004873CC">
        <w:t xml:space="preserve"> and the IC fee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oMath>
      <w:r w:rsidR="004873CC">
        <w:t xml:space="preserve"> tend to decrease. Third, managerial skill (an increase in the Sharpe Ratio of the fund) improves the direct mean gain from risk taking; this tends to raise the optimal target, but the IC adjustment offsets part of the effect (</w:t>
      </w:r>
      <w:r>
        <w:t xml:space="preserve">see </w:t>
      </w:r>
      <w:r w:rsidR="004873CC">
        <w:t>Figure </w:t>
      </w:r>
      <w:hyperlink w:anchor="fig:comp-sharpe">
        <w:r w:rsidR="004873CC">
          <w:rPr>
            <w:rStyle w:val="Hyperlink"/>
          </w:rPr>
          <w:t>6</w:t>
        </w:r>
      </w:hyperlink>
      <w:r w:rsidR="004873CC">
        <w:t>). Finally, as illustrated in Figure </w:t>
      </w:r>
      <w:hyperlink w:anchor="fig:comp-risk">
        <w:r w:rsidR="004873CC">
          <w:rPr>
            <w:rStyle w:val="Hyperlink"/>
          </w:rPr>
          <w:t>7</w:t>
        </w:r>
      </w:hyperlink>
      <w:r w:rsidR="004873CC">
        <w:t>, an increase in the investor’s risk aversion (</w:t>
      </w:r>
      <m:oMath>
        <m:r>
          <w:rPr>
            <w:rFonts w:ascii="Cambria Math" w:hAnsi="Cambria Math"/>
          </w:rPr>
          <m:t>γ</m:t>
        </m:r>
      </m:oMath>
      <w:r w:rsidR="004873CC">
        <w:t xml:space="preserve">) reduces </w:t>
      </w:r>
      <m:oMath>
        <m:sSub>
          <m:sSubPr>
            <m:ctrlPr>
              <w:rPr>
                <w:rFonts w:ascii="Cambria Math" w:hAnsi="Cambria Math"/>
              </w:rPr>
            </m:ctrlPr>
          </m:sSubPr>
          <m:e>
            <m:r>
              <w:rPr>
                <w:rFonts w:ascii="Cambria Math" w:hAnsi="Cambria Math"/>
              </w:rPr>
              <m:t>σ</m:t>
            </m:r>
          </m:e>
          <m:sub>
            <m:r>
              <w:rPr>
                <w:rFonts w:ascii="Cambria Math" w:hAnsi="Cambria Math"/>
              </w:rPr>
              <m:t>d</m:t>
            </m:r>
          </m:sub>
        </m:sSub>
      </m:oMath>
      <w:r w:rsidR="004873CC">
        <w:t xml:space="preserve">; while a higher manager </w:t>
      </w:r>
      <m:oMath>
        <m:r>
          <w:rPr>
            <w:rFonts w:ascii="Cambria Math" w:hAnsi="Cambria Math"/>
          </w:rPr>
          <m:t>η</m:t>
        </m:r>
      </m:oMath>
      <w:r w:rsidR="004873CC">
        <w:t xml:space="preserve"> relaxes the need for fee discipline and allows a higher </w:t>
      </w:r>
      <m:oMath>
        <m:r>
          <w:rPr>
            <w:rFonts w:ascii="Cambria Math" w:hAnsi="Cambria Math"/>
          </w:rPr>
          <m:t>ϕ</m:t>
        </m:r>
      </m:oMath>
      <w:r w:rsidR="004873CC">
        <w:t xml:space="preserve"> for a given </w:t>
      </w:r>
      <m:oMath>
        <m:sSub>
          <m:sSubPr>
            <m:ctrlPr>
              <w:rPr>
                <w:rFonts w:ascii="Cambria Math" w:hAnsi="Cambria Math"/>
              </w:rPr>
            </m:ctrlPr>
          </m:sSubPr>
          <m:e>
            <m:r>
              <w:rPr>
                <w:rFonts w:ascii="Cambria Math" w:hAnsi="Cambria Math"/>
              </w:rPr>
              <m:t>σ</m:t>
            </m:r>
          </m:e>
          <m:sub>
            <m:r>
              <w:rPr>
                <w:rFonts w:ascii="Cambria Math" w:hAnsi="Cambria Math"/>
              </w:rPr>
              <m:t>d</m:t>
            </m:r>
          </m:sub>
        </m:sSub>
      </m:oMath>
      <w:r w:rsidR="004873CC">
        <w:t>.</w:t>
      </w:r>
    </w:p>
    <w:p w14:paraId="6A3DFBB3" w14:textId="7BF0EE3F" w:rsidR="00351175" w:rsidRDefault="004873CC">
      <w:pPr>
        <w:pStyle w:val="BodyText"/>
      </w:pPr>
      <w:r>
        <w:t xml:space="preserve">For implementation, the linear approximation </w:t>
      </w:r>
      <w:r w:rsidR="00E7372E">
        <w:t>introduced in Section 2.2 p</w:t>
      </w:r>
      <w:r>
        <w:t xml:space="preserve">rovides a simple way to communicate the contract as </w:t>
      </w:r>
      <w:r w:rsidR="00E7372E" w:rsidRPr="00E7372E">
        <w:t>a base fee plus a marginal charge for volatility</w:t>
      </w:r>
      <w:r w:rsidR="00E7372E">
        <w:t xml:space="preserve">. </w:t>
      </w:r>
      <w:r>
        <w:t>Over the relevant range of volatility targets (e.g., 6–15% annualized), this affine rule closely tracks the exact IC fee (Appendix </w:t>
      </w:r>
      <w:hyperlink w:anchor="app:investor">
        <w:r w:rsidR="005F474F">
          <w:rPr>
            <w:rStyle w:val="Hyperlink"/>
          </w:rPr>
          <w:t>D</w:t>
        </w:r>
      </w:hyperlink>
      <w:r>
        <w:t>).</w:t>
      </w:r>
    </w:p>
    <w:p w14:paraId="66EDF172" w14:textId="77777777" w:rsidR="00351175" w:rsidRPr="00E7372E" w:rsidRDefault="004873CC">
      <w:pPr>
        <w:pStyle w:val="Heading1"/>
        <w:rPr>
          <w:sz w:val="28"/>
          <w:szCs w:val="28"/>
        </w:rPr>
      </w:pPr>
      <w:bookmarkStart w:id="58" w:name="sec:calibration"/>
      <w:bookmarkEnd w:id="50"/>
      <w:bookmarkEnd w:id="51"/>
      <w:r w:rsidRPr="00E7372E">
        <w:rPr>
          <w:rStyle w:val="SectionNumber"/>
          <w:sz w:val="28"/>
          <w:szCs w:val="28"/>
        </w:rPr>
        <w:lastRenderedPageBreak/>
        <w:t>4</w:t>
      </w:r>
      <w:r w:rsidRPr="00E7372E">
        <w:rPr>
          <w:sz w:val="28"/>
          <w:szCs w:val="28"/>
        </w:rPr>
        <w:tab/>
        <w:t>Calibration</w:t>
      </w:r>
    </w:p>
    <w:p w14:paraId="244E01CE" w14:textId="77777777" w:rsidR="007E38E4" w:rsidRDefault="007E38E4" w:rsidP="007E38E4">
      <w:pPr>
        <w:pStyle w:val="FirstParagraph"/>
      </w:pPr>
      <w:r w:rsidRPr="007E38E4">
        <w:t>We calibrate the model to empirically grounded parameter values from the mutual fund and portfolio choice literature, ensuring that the implied equilibrium outcomes fall within empirically plausible ranges for delegated portfolio management.</w:t>
      </w:r>
    </w:p>
    <w:p w14:paraId="026C3156" w14:textId="26F03492" w:rsidR="00351175" w:rsidRDefault="004873CC">
      <w:pPr>
        <w:pStyle w:val="FirstParagraph"/>
      </w:pPr>
      <w:bookmarkStart w:id="59" w:name="investor-risk-aversion-gamma."/>
      <w:r>
        <w:t>We set</w:t>
      </w:r>
      <w:r w:rsidR="007E38E4">
        <w:t xml:space="preserve"> investor risk aversion (</w:t>
      </w:r>
      <m:oMath>
        <m:r>
          <w:rPr>
            <w:rFonts w:ascii="Cambria Math" w:hAnsi="Cambria Math"/>
          </w:rPr>
          <m:t xml:space="preserve">γ) </m:t>
        </m:r>
        <m:r>
          <m:rPr>
            <m:sty m:val="p"/>
          </m:rPr>
          <w:rPr>
            <w:rFonts w:ascii="Cambria Math" w:hAnsi="Cambria Math"/>
          </w:rPr>
          <m:t>equal to 5</m:t>
        </m:r>
        <m:r>
          <w:rPr>
            <w:rFonts w:ascii="Cambria Math" w:hAnsi="Cambria Math"/>
          </w:rPr>
          <m:t xml:space="preserve"> </m:t>
        </m:r>
      </m:oMath>
      <w:r>
        <w:t xml:space="preserve">as the baseline, with sensitivity analysis spanning </w:t>
      </w:r>
      <m:oMath>
        <m:r>
          <w:rPr>
            <w:rFonts w:ascii="Cambria Math" w:hAnsi="Cambria Math"/>
          </w:rPr>
          <m:t>γ</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oMath>
      <w:r>
        <w:t>. These values are consistent with standard portfolio-choice calibrations (Campbell and Viceira 2002) and reflect the observed heterogeneity in risk preferences across investors (Guiso et al. 2018).</w:t>
      </w:r>
    </w:p>
    <w:p w14:paraId="16F6CE97" w14:textId="33B09505" w:rsidR="00351175" w:rsidRDefault="007E38E4">
      <w:pPr>
        <w:pStyle w:val="FirstParagraph"/>
      </w:pPr>
      <w:bookmarkStart w:id="60" w:name="X4f7ce9557707d4b73eb4535a5b1581ad50a012c"/>
      <w:bookmarkEnd w:id="59"/>
      <w:r>
        <w:t>For the manager risk aversion over fee revenue (</w:t>
      </w:r>
      <m:oMath>
        <m:r>
          <w:rPr>
            <w:rFonts w:ascii="Cambria Math" w:hAnsi="Cambria Math"/>
          </w:rPr>
          <m:t>η</m:t>
        </m:r>
      </m:oMath>
      <w:r>
        <w:t>), we use 3</w:t>
      </w:r>
      <w:r w:rsidR="004873CC">
        <w:t xml:space="preserve"> as the baseline, allowing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oMath>
      <w:r w:rsidR="004873CC">
        <w:t xml:space="preserve"> in sensitivity exercises. If the manager is an individual portfolio manager with concentrated human capital, </w:t>
      </w:r>
      <m:oMath>
        <m:r>
          <w:rPr>
            <w:rFonts w:ascii="Cambria Math" w:hAnsi="Cambria Math"/>
          </w:rPr>
          <m:t>η</m:t>
        </m:r>
        <m:r>
          <m:rPr>
            <m:sty m:val="p"/>
          </m:rPr>
          <w:rPr>
            <w:rFonts w:ascii="Cambria Math" w:hAnsi="Cambria Math"/>
          </w:rPr>
          <m:t>≥</m:t>
        </m:r>
        <m:r>
          <w:rPr>
            <w:rFonts w:ascii="Cambria Math" w:hAnsi="Cambria Math"/>
          </w:rPr>
          <m:t>γ</m:t>
        </m:r>
      </m:oMath>
      <w:r w:rsidR="004873CC">
        <w:t xml:space="preserve"> is plausible. If the manager represents a diversified fund family, </w:t>
      </w:r>
      <m:oMath>
        <m:r>
          <w:rPr>
            <w:rFonts w:ascii="Cambria Math" w:hAnsi="Cambria Math"/>
          </w:rPr>
          <m:t>η</m:t>
        </m:r>
        <m:r>
          <m:rPr>
            <m:sty m:val="p"/>
          </m:rPr>
          <w:rPr>
            <w:rFonts w:ascii="Cambria Math" w:hAnsi="Cambria Math"/>
          </w:rPr>
          <m:t>≤</m:t>
        </m:r>
        <m:r>
          <w:rPr>
            <w:rFonts w:ascii="Cambria Math" w:hAnsi="Cambria Math"/>
          </w:rPr>
          <m:t>γ</m:t>
        </m:r>
      </m:oMath>
      <w:r w:rsidR="004873CC">
        <w:t xml:space="preserve"> can be reasonable. </w:t>
      </w:r>
      <w:r w:rsidRPr="007E38E4">
        <w:t xml:space="preserve">This baseline captures a manager who is moderately risk-averse </w:t>
      </w:r>
      <w:r>
        <w:t>to fee-income</w:t>
      </w:r>
      <w:r w:rsidRPr="007E38E4">
        <w:t xml:space="preserve"> volatility, consistent with the presence of career concerns and compensation risk (Chevalier and Ellison 1997).</w:t>
      </w:r>
    </w:p>
    <w:p w14:paraId="24615ECC" w14:textId="38C92DE1" w:rsidR="00351175" w:rsidRDefault="007E38E4">
      <w:pPr>
        <w:pStyle w:val="FirstParagraph"/>
      </w:pPr>
      <w:bookmarkStart w:id="61" w:name="fund-sharpe-ratio-s."/>
      <w:bookmarkEnd w:id="60"/>
      <w:r>
        <w:t>For the fund Sharpe ratio (</w:t>
      </w:r>
      <w:r w:rsidRPr="007E38E4">
        <w:rPr>
          <w:i/>
          <w:iCs/>
        </w:rPr>
        <w:t>S</w:t>
      </w:r>
      <w:r>
        <w:t>), w</w:t>
      </w:r>
      <w:r w:rsidR="004873CC">
        <w:t xml:space="preserve">e set </w:t>
      </w:r>
      <m:oMath>
        <m:r>
          <m:rPr>
            <m:sty m:val="p"/>
          </m:rPr>
          <w:rPr>
            <w:rFonts w:ascii="Cambria Math" w:hAnsi="Cambria Math"/>
          </w:rPr>
          <m:t xml:space="preserve">it at </m:t>
        </m:r>
        <m:r>
          <w:rPr>
            <w:rFonts w:ascii="Cambria Math" w:hAnsi="Cambria Math"/>
          </w:rPr>
          <m:t>0.35</m:t>
        </m:r>
      </m:oMath>
      <w:r w:rsidR="004873CC">
        <w:t xml:space="preserve"> (annualized) for an active mutual fund baseline, consistent with the performance range documented for skilled managers net of transaction costs (Carhart 1997). We explore </w:t>
      </w:r>
      <m:oMath>
        <m:r>
          <w:rPr>
            <w:rFonts w:ascii="Cambria Math" w:hAnsi="Cambria Math"/>
          </w:rPr>
          <m:t>S</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1.00</m:t>
        </m:r>
        <m:r>
          <m:rPr>
            <m:sty m:val="p"/>
          </m:rPr>
          <w:rPr>
            <w:rFonts w:ascii="Cambria Math" w:hAnsi="Cambria Math"/>
          </w:rPr>
          <m:t>]</m:t>
        </m:r>
      </m:oMath>
      <w:r w:rsidR="004873CC">
        <w:t xml:space="preserve"> in sensitivity analysis, with higher values (e.g., </w:t>
      </w:r>
      <m:oMath>
        <m:r>
          <w:rPr>
            <w:rFonts w:ascii="Cambria Math" w:hAnsi="Cambria Math"/>
          </w:rPr>
          <m:t>S</m:t>
        </m:r>
        <m:r>
          <m:rPr>
            <m:sty m:val="p"/>
          </m:rPr>
          <w:rPr>
            <w:rFonts w:ascii="Cambria Math" w:hAnsi="Cambria Math"/>
          </w:rPr>
          <m:t>=</m:t>
        </m:r>
        <m:r>
          <w:rPr>
            <w:rFonts w:ascii="Cambria Math" w:hAnsi="Cambria Math"/>
          </w:rPr>
          <m:t>0.60</m:t>
        </m:r>
      </m:oMath>
      <w:r w:rsidR="004873CC">
        <w:t>) representing particularly skilled managers or hedge fund strategies (Fung and Hsieh 2004).</w:t>
      </w:r>
    </w:p>
    <w:p w14:paraId="50E077A7" w14:textId="77777777" w:rsidR="00B04985" w:rsidRDefault="004873CC" w:rsidP="00B04985">
      <w:pPr>
        <w:pStyle w:val="FirstParagraph"/>
      </w:pPr>
      <w:bookmarkStart w:id="62" w:name="risk-free-rate-r_f."/>
      <w:bookmarkEnd w:id="61"/>
      <w:r>
        <w:t>We use</w:t>
      </w:r>
      <w:r w:rsidR="007E38E4">
        <w:t xml:space="preserve"> a risk-free rate (</w:t>
      </w:r>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 of 3</m:t>
        </m:r>
        <m:r>
          <w:rPr>
            <w:rFonts w:ascii="Cambria Math" w:hAnsi="Cambria Math"/>
          </w:rPr>
          <m:t>.70</m:t>
        </m:r>
        <m:r>
          <m:rPr>
            <m:sty m:val="p"/>
          </m:rPr>
          <w:rPr>
            <w:rFonts w:ascii="Cambria Math" w:hAnsi="Cambria Math"/>
          </w:rPr>
          <m:t>%</m:t>
        </m:r>
      </m:oMath>
      <w:r>
        <w:t xml:space="preserve"> (annual), based on the 3-month U.S. Treasury constant maturity rate as of January 2026.</w:t>
      </w:r>
      <w:r>
        <w:rPr>
          <w:rStyle w:val="FootnoteReference"/>
        </w:rPr>
        <w:footnoteReference w:id="3"/>
      </w:r>
      <w:r>
        <w:t xml:space="preserve"> Sensitivity analysis spans </w:t>
      </w:r>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to assess robustness across interest-rate regimes.</w:t>
      </w:r>
      <w:bookmarkStart w:id="63" w:name="flow-performance-sensitivity-f_1-f_2."/>
      <w:bookmarkEnd w:id="62"/>
    </w:p>
    <w:p w14:paraId="7E1B9208" w14:textId="0D070F71" w:rsidR="0064447B" w:rsidRPr="0064447B" w:rsidRDefault="0064447B" w:rsidP="0064447B">
      <w:pPr>
        <w:pStyle w:val="BodyText"/>
      </w:pPr>
      <w:r w:rsidRPr="0064447B">
        <w:t>Empirical studies document strong convexity in the flow-performance relationship</w:t>
      </w:r>
      <w:r>
        <w:t xml:space="preserve"> (which we </w:t>
      </w:r>
      <w:r w:rsidR="004A0CC1">
        <w:t>denoted</w:t>
      </w:r>
      <w:r>
        <w:t xml:space="preserve"> by </w:t>
      </w:r>
      <w:r w:rsidRPr="0064447B">
        <w:rPr>
          <w:i/>
          <w:iCs/>
        </w:rPr>
        <w:t>f</w:t>
      </w:r>
      <w:r w:rsidRPr="0064447B">
        <w:rPr>
          <w:vertAlign w:val="subscript"/>
        </w:rPr>
        <w:t>1</w:t>
      </w:r>
      <w:r w:rsidRPr="0064447B">
        <w:t>,</w:t>
      </w:r>
      <w:r>
        <w:t xml:space="preserve"> </w:t>
      </w:r>
      <w:r w:rsidRPr="0064447B">
        <w:rPr>
          <w:i/>
          <w:iCs/>
        </w:rPr>
        <w:t>f</w:t>
      </w:r>
      <w:r w:rsidRPr="0064447B">
        <w:rPr>
          <w:vertAlign w:val="subscript"/>
        </w:rPr>
        <w:t>2</w:t>
      </w:r>
      <w:r>
        <w:t>),</w:t>
      </w:r>
      <w:r w:rsidRPr="0064447B">
        <w:t xml:space="preserve"> whereby top-performing funds attract disproportionately large inflows (Sirri and Tufano 1998; Ferreira et al. 2012). To match realistic annual flow responses, we set </w:t>
      </w:r>
      <w:r w:rsidRPr="0064447B">
        <w:rPr>
          <w:i/>
          <w:iCs/>
        </w:rPr>
        <w:t>f</w:t>
      </w:r>
      <w:r w:rsidRPr="0064447B">
        <w:t xml:space="preserve">₁ </w:t>
      </w:r>
      <w:r>
        <w:t>at</w:t>
      </w:r>
      <w:r w:rsidRPr="0064447B">
        <w:t xml:space="preserve"> 1.5 and f₂ </w:t>
      </w:r>
      <w:r>
        <w:t xml:space="preserve">at </w:t>
      </w:r>
      <w:r w:rsidRPr="0064447B">
        <w:t xml:space="preserve">25, where excess returns are measured in decimal units. For example, a 5% excess return corresponds to 0.05. This parameterization implies that a fund with +5% excess return experiences flows of approximately +13.8% of AUM, while a fund with +10% excess return sees flows around +40%, capturing the strong convexity observed in empirical flow–performance relationships. We explore </w:t>
      </w:r>
      <w:r w:rsidRPr="00F703AD">
        <w:rPr>
          <w:i/>
          <w:iCs/>
        </w:rPr>
        <w:t>f</w:t>
      </w:r>
      <w:r w:rsidRPr="0064447B">
        <w:t xml:space="preserve">₁ </w:t>
      </w:r>
      <w:r w:rsidRPr="0064447B">
        <w:rPr>
          <w:rFonts w:ascii="Cambria Math" w:hAnsi="Cambria Math" w:cs="Cambria Math"/>
        </w:rPr>
        <w:t>∈</w:t>
      </w:r>
      <w:r w:rsidRPr="0064447B">
        <w:t xml:space="preserve"> [0.5, 3] and </w:t>
      </w:r>
      <w:r w:rsidRPr="00F703AD">
        <w:rPr>
          <w:i/>
          <w:iCs/>
        </w:rPr>
        <w:t>f</w:t>
      </w:r>
      <w:r w:rsidRPr="0064447B">
        <w:rPr>
          <w:rFonts w:ascii="Aptos" w:hAnsi="Aptos" w:cs="Aptos"/>
        </w:rPr>
        <w:t>₂</w:t>
      </w:r>
      <w:r w:rsidRPr="0064447B">
        <w:t xml:space="preserve"> </w:t>
      </w:r>
      <w:r w:rsidRPr="0064447B">
        <w:rPr>
          <w:rFonts w:ascii="Cambria Math" w:hAnsi="Cambria Math" w:cs="Cambria Math"/>
        </w:rPr>
        <w:t>∈</w:t>
      </w:r>
      <w:r w:rsidRPr="0064447B">
        <w:t xml:space="preserve"> [5, 60] to assess sensitivity to flow convexity.</w:t>
      </w:r>
      <w:r w:rsidR="004A0CC1">
        <w:rPr>
          <w:rStyle w:val="FootnoteReference"/>
        </w:rPr>
        <w:footnoteReference w:id="4"/>
      </w:r>
      <w:r w:rsidR="004A0CC1">
        <w:t xml:space="preserve"> </w:t>
      </w:r>
    </w:p>
    <w:p w14:paraId="0176CEDD" w14:textId="30F9D5A9" w:rsidR="00351175" w:rsidRDefault="0064447B" w:rsidP="00B04985">
      <w:pPr>
        <w:pStyle w:val="FirstParagraph"/>
      </w:pPr>
      <m:oMath>
        <m:r>
          <m:rPr>
            <m:sty m:val="p"/>
          </m:rPr>
          <w:rPr>
            <w:rFonts w:ascii="Cambria Math" w:hAnsi="Cambria Math"/>
          </w:rPr>
          <w:lastRenderedPageBreak/>
          <m:t xml:space="preserve">cess return sees flows around plus 40%, </m:t>
        </m:r>
      </m:oMath>
      <w:r w:rsidR="00B04985" w:rsidRPr="00B04985">
        <w:t>capturing the strong convexity observed in empirical flow–performance relationships</w:t>
      </w:r>
      <w:r w:rsidR="004873CC">
        <w:t>.</w:t>
      </w:r>
      <w:r w:rsidR="004A0CC1">
        <w:t xml:space="preserve"> </w:t>
      </w:r>
      <w:r w:rsidR="004873CC">
        <w:t xml:space="preserve">We explore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3</m:t>
        </m:r>
        <m:r>
          <m:rPr>
            <m:sty m:val="p"/>
          </m:rPr>
          <w:rPr>
            <w:rFonts w:ascii="Cambria Math" w:hAnsi="Cambria Math"/>
          </w:rPr>
          <m:t>]</m:t>
        </m:r>
      </m:oMath>
      <w:r w:rsidR="004873CC">
        <w:t xml:space="preserve"> and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60</m:t>
        </m:r>
        <m:r>
          <m:rPr>
            <m:sty m:val="p"/>
          </m:rPr>
          <w:rPr>
            <w:rFonts w:ascii="Cambria Math" w:hAnsi="Cambria Math"/>
          </w:rPr>
          <m:t>]</m:t>
        </m:r>
      </m:oMath>
      <w:r w:rsidR="004873CC">
        <w:t xml:space="preserve"> to assess sensitivity to flow convexity.</w:t>
      </w:r>
    </w:p>
    <w:p w14:paraId="5674D28A" w14:textId="1CDEC9C3" w:rsidR="00351175" w:rsidRDefault="004873CC">
      <w:pPr>
        <w:pStyle w:val="FirstParagraph"/>
      </w:pPr>
      <w:bookmarkStart w:id="64" w:name="initial-aum-a_0."/>
      <w:bookmarkEnd w:id="63"/>
      <w:r>
        <w:t>We normalize</w:t>
      </w:r>
      <w:r w:rsidR="0064447B">
        <w:t xml:space="preserve"> the initial AUM</w:t>
      </w:r>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 xml:space="preserve"> at </m:t>
        </m:r>
        <m:r>
          <w:rPr>
            <w:rFonts w:ascii="Cambria Math" w:hAnsi="Cambria Math"/>
          </w:rPr>
          <m:t>1</m:t>
        </m:r>
      </m:oMath>
      <w:r>
        <w:t xml:space="preserve"> since the problem is scale-invariant with proportional fees and homogeneous preferences. If one were to incorporate decreasing returns to scale or capacity constraints, AUM scale would interact with fund performance (Berk and Green 2004), but we abstract from such effects in our baseline specification.</w:t>
      </w:r>
    </w:p>
    <w:p w14:paraId="5ABDCAED" w14:textId="29EF07CC" w:rsidR="00351175" w:rsidRDefault="00351175">
      <w:pPr>
        <w:pStyle w:val="Heading4"/>
      </w:pPr>
      <w:bookmarkStart w:id="65" w:name="target-volatility-range."/>
      <w:bookmarkEnd w:id="64"/>
    </w:p>
    <w:p w14:paraId="3E1EDB49" w14:textId="1FA10F18" w:rsidR="00351175" w:rsidRDefault="004873CC">
      <w:pPr>
        <w:pStyle w:val="FirstParagraph"/>
      </w:pPr>
      <w:r>
        <w:t xml:space="preserve">With these parameters, the model produces optimal volatility targets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(annualized),</w:t>
      </w:r>
      <w:r w:rsidR="004A0CC1">
        <w:t xml:space="preserve"> which are consistent with observed volatility levels for actively managed equity mutual funds</w:t>
      </w:r>
      <w:r>
        <w:t xml:space="preserve">. For reference, Barras et al. (2010) use a monthly market-return standard deviation of approximately 4.6%, corresponding to roughly 16% annualized. Individual fund volatilities can be higher or lower depending on style and leverage, but our target range aligns with typical </w:t>
      </w:r>
      <w:r w:rsidR="004A0CC1">
        <w:t>volatilities of delegated equity portfolios</w:t>
      </w:r>
      <w:r>
        <w:t>.</w:t>
      </w:r>
    </w:p>
    <w:p w14:paraId="40CF5CA8" w14:textId="77777777" w:rsidR="00351175" w:rsidRPr="00505B81" w:rsidRDefault="004873CC">
      <w:pPr>
        <w:pStyle w:val="Heading1"/>
        <w:rPr>
          <w:sz w:val="28"/>
          <w:szCs w:val="28"/>
        </w:rPr>
      </w:pPr>
      <w:bookmarkStart w:id="66" w:name="sec:numerical"/>
      <w:bookmarkEnd w:id="58"/>
      <w:bookmarkEnd w:id="65"/>
      <w:r w:rsidRPr="00505B81">
        <w:rPr>
          <w:rStyle w:val="SectionNumber"/>
          <w:sz w:val="28"/>
          <w:szCs w:val="28"/>
        </w:rPr>
        <w:t>5</w:t>
      </w:r>
      <w:r w:rsidRPr="00505B81">
        <w:rPr>
          <w:sz w:val="28"/>
          <w:szCs w:val="28"/>
        </w:rPr>
        <w:tab/>
        <w:t>Numerical illustration</w:t>
      </w:r>
    </w:p>
    <w:p w14:paraId="6E226A67" w14:textId="20CF0A5A" w:rsidR="00351175" w:rsidRDefault="00505B81">
      <w:pPr>
        <w:pStyle w:val="FirstParagraph"/>
      </w:pPr>
      <w:r>
        <w:t xml:space="preserve">We now illustrate the quantitative implications of the model using the calibrated parameters described in Section 4. </w:t>
      </w:r>
      <w:r w:rsidR="004873CC">
        <w:t>This section illustrates the model using the calibrated baseline parameters from Section </w:t>
      </w:r>
      <w:hyperlink w:anchor="sec:calibration">
        <w:r w:rsidR="004873CC">
          <w:rPr>
            <w:rStyle w:val="Hyperlink"/>
          </w:rPr>
          <w:t>4</w:t>
        </w:r>
      </w:hyperlink>
      <w:r w:rsidR="004873CC">
        <w:t xml:space="preserve">: </w:t>
      </w:r>
      <m:oMath>
        <m:r>
          <w:rPr>
            <w:rFonts w:ascii="Cambria Math" w:hAnsi="Cambria Math"/>
          </w:rPr>
          <m:t>S</m:t>
        </m:r>
        <m:r>
          <m:rPr>
            <m:sty m:val="p"/>
          </m:rPr>
          <w:rPr>
            <w:rFonts w:ascii="Cambria Math" w:hAnsi="Cambria Math"/>
          </w:rPr>
          <m:t>=</m:t>
        </m:r>
        <m:r>
          <w:rPr>
            <w:rFonts w:ascii="Cambria Math" w:hAnsi="Cambria Math"/>
          </w:rPr>
          <m:t>0.35</m:t>
        </m:r>
      </m:oMath>
      <w:r w:rsidR="004873CC">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3.70</m:t>
        </m:r>
        <m:r>
          <m:rPr>
            <m:sty m:val="p"/>
          </m:rPr>
          <w:rPr>
            <w:rFonts w:ascii="Cambria Math" w:hAnsi="Cambria Math"/>
          </w:rPr>
          <m:t>%</m:t>
        </m:r>
      </m:oMath>
      <w:r w:rsidR="004873CC">
        <w:t xml:space="preserve">, investor risk aversion </w:t>
      </w:r>
      <m:oMath>
        <m:r>
          <w:rPr>
            <w:rFonts w:ascii="Cambria Math" w:hAnsi="Cambria Math"/>
          </w:rPr>
          <m:t>γ</m:t>
        </m:r>
        <m:r>
          <m:rPr>
            <m:sty m:val="p"/>
          </m:rPr>
          <w:rPr>
            <w:rFonts w:ascii="Cambria Math" w:hAnsi="Cambria Math"/>
          </w:rPr>
          <m:t>=</m:t>
        </m:r>
        <m:r>
          <w:rPr>
            <w:rFonts w:ascii="Cambria Math" w:hAnsi="Cambria Math"/>
          </w:rPr>
          <m:t>5</m:t>
        </m:r>
      </m:oMath>
      <w:r w:rsidR="004873CC">
        <w:t xml:space="preserve">, manager risk aversion </w:t>
      </w:r>
      <m:oMath>
        <m:r>
          <w:rPr>
            <w:rFonts w:ascii="Cambria Math" w:hAnsi="Cambria Math"/>
          </w:rPr>
          <m:t>η</m:t>
        </m:r>
        <m:r>
          <m:rPr>
            <m:sty m:val="p"/>
          </m:rPr>
          <w:rPr>
            <w:rFonts w:ascii="Cambria Math" w:hAnsi="Cambria Math"/>
          </w:rPr>
          <m:t>=</m:t>
        </m:r>
        <m:r>
          <w:rPr>
            <w:rFonts w:ascii="Cambria Math" w:hAnsi="Cambria Math"/>
          </w:rPr>
          <m:t>3</m:t>
        </m:r>
      </m:oMath>
      <w:r w:rsidR="004873CC">
        <w:t xml:space="preserve">, scale parameters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rsidR="004873CC">
        <w:t xml:space="preserve"> (normalized) and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1.5</m:t>
        </m:r>
      </m:oMath>
      <w:r w:rsidR="004873CC">
        <w:t xml:space="preserve">, and convexity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25</m:t>
        </m:r>
      </m:oMath>
      <w:r w:rsidR="004873CC">
        <w:t>.</w:t>
      </w:r>
    </w:p>
    <w:p w14:paraId="6DBFF81A" w14:textId="77777777" w:rsidR="00505B81" w:rsidRDefault="004873CC">
      <w:pPr>
        <w:pStyle w:val="BodyText"/>
      </w:pPr>
      <w:r>
        <w:t>Figure </w:t>
      </w:r>
      <w:hyperlink w:anchor="fig:flow-performance">
        <w:r>
          <w:rPr>
            <w:rStyle w:val="Hyperlink"/>
          </w:rPr>
          <w:t>1</w:t>
        </w:r>
      </w:hyperlink>
      <w:r>
        <w:t xml:space="preserve"> shows the </w:t>
      </w:r>
      <w:r w:rsidR="00505B81">
        <w:t xml:space="preserve">key </w:t>
      </w:r>
      <w:r>
        <w:t>economic input</w:t>
      </w:r>
      <w:r w:rsidR="00505B81">
        <w:t xml:space="preserve"> to the model</w:t>
      </w:r>
      <w:r>
        <w:t>: flows accelerate after good outcomes. This is the core agency friction because it makes upside states disproportionately valuable to the manager. Figure </w:t>
      </w:r>
      <w:hyperlink w:anchor="fig:ic-fee-curve">
        <w:r>
          <w:rPr>
            <w:rStyle w:val="Hyperlink"/>
          </w:rPr>
          <w:t>2</w:t>
        </w:r>
      </w:hyperlink>
      <w:r>
        <w:t xml:space="preserve"> shows the </w:t>
      </w:r>
      <w:r w:rsidR="00505B81">
        <w:t>IC</w:t>
      </w:r>
      <w:r w:rsidR="00505B81" w:rsidRPr="00505B81">
        <w:t xml:space="preserve"> mapping implied by the model</w:t>
      </w:r>
      <w:r>
        <w:t xml:space="preserve">: for each target volatility </w:t>
      </w:r>
      <m:oMath>
        <m:sSub>
          <m:sSubPr>
            <m:ctrlPr>
              <w:rPr>
                <w:rFonts w:ascii="Cambria Math" w:hAnsi="Cambria Math"/>
              </w:rPr>
            </m:ctrlPr>
          </m:sSubPr>
          <m:e>
            <m:r>
              <w:rPr>
                <w:rFonts w:ascii="Cambria Math" w:hAnsi="Cambria Math"/>
              </w:rPr>
              <m:t>σ</m:t>
            </m:r>
          </m:e>
          <m:sub>
            <m:r>
              <w:rPr>
                <w:rFonts w:ascii="Cambria Math" w:hAnsi="Cambria Math"/>
              </w:rPr>
              <m:t>d</m:t>
            </m:r>
          </m:sub>
        </m:sSub>
      </m:oMath>
      <w:r>
        <w:t>, there is a fee level that makes the manager willing to choose it. Higher convexity shifts the schedule, reflecting stronger incentives to over-risk when performance chasing is more pronounced. Figure </w:t>
      </w:r>
      <w:hyperlink w:anchor="fig:opt-sigma-vs-f2">
        <w:r>
          <w:rPr>
            <w:rStyle w:val="Hyperlink"/>
          </w:rPr>
          <w:t>3</w:t>
        </w:r>
      </w:hyperlink>
      <w:r>
        <w:t xml:space="preserve"> shows the equilibrium implication: as convexity increases, the investor optimally targets a lower volatility because sustaining a high target becomes more costly in terms of incentive alignment. </w:t>
      </w:r>
    </w:p>
    <w:p w14:paraId="3958D54C" w14:textId="70105E3B" w:rsidR="00351175" w:rsidRDefault="004873CC">
      <w:pPr>
        <w:pStyle w:val="BodyText"/>
      </w:pPr>
      <w:r>
        <w:t>Finally, Figure </w:t>
      </w:r>
      <w:hyperlink w:anchor="fig:affine-approx">
        <w:r>
          <w:rPr>
            <w:rStyle w:val="Hyperlink"/>
          </w:rPr>
          <w:t>8</w:t>
        </w:r>
      </w:hyperlink>
      <w:r>
        <w:t xml:space="preserve"> assesses the quality of the affine approximation </w:t>
      </w:r>
      <w:r w:rsidR="00505B81">
        <w:t xml:space="preserve">introduced in Section 2.2 </w:t>
      </w:r>
      <w:r>
        <w:t xml:space="preserve">across different convexity levels. Notably, the average absolute error remains almost unchanged at around 0.1% as the convexity parameter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varies, demonstrating that the approximation quality is robust to more convex sensitivities of flows to performance. This stability confirms that the linear contract is an accurate and practical representation of the optimal incentive-compatible fee schedule across the empirically relevant range.</w:t>
      </w:r>
    </w:p>
    <w:p w14:paraId="0277C809" w14:textId="7B95AB1F" w:rsidR="00505B81" w:rsidRDefault="00505B81">
      <w:pPr>
        <w:pStyle w:val="Heading1"/>
        <w:rPr>
          <w:rFonts w:asciiTheme="minorHAnsi" w:eastAsiaTheme="minorEastAsia" w:hAnsiTheme="minorHAnsi" w:cstheme="minorBidi"/>
          <w:color w:val="auto"/>
          <w:sz w:val="24"/>
          <w:szCs w:val="24"/>
        </w:rPr>
      </w:pPr>
      <w:bookmarkStart w:id="67" w:name="conclusion"/>
      <w:bookmarkEnd w:id="66"/>
      <w:r>
        <w:rPr>
          <w:rFonts w:asciiTheme="minorHAnsi" w:eastAsiaTheme="minorEastAsia" w:hAnsiTheme="minorHAnsi" w:cstheme="minorBidi"/>
          <w:color w:val="auto"/>
          <w:sz w:val="24"/>
          <w:szCs w:val="24"/>
        </w:rPr>
        <w:lastRenderedPageBreak/>
        <w:t>These</w:t>
      </w:r>
      <w:r w:rsidRPr="00505B81">
        <w:rPr>
          <w:rFonts w:asciiTheme="minorHAnsi" w:eastAsiaTheme="minorEastAsia" w:hAnsiTheme="minorHAnsi" w:cstheme="minorBidi"/>
          <w:color w:val="auto"/>
          <w:sz w:val="24"/>
          <w:szCs w:val="24"/>
        </w:rPr>
        <w:t xml:space="preserve"> results highlight how the model translates observable features of investor behavior into implications for contract design. For both investors and managers, these relationships provide a transparent mapping from a volatility target to a corresponding fee level</w:t>
      </w:r>
      <w:r>
        <w:rPr>
          <w:rFonts w:asciiTheme="minorHAnsi" w:eastAsiaTheme="minorEastAsia" w:hAnsiTheme="minorHAnsi" w:cstheme="minorBidi"/>
          <w:color w:val="auto"/>
          <w:sz w:val="24"/>
          <w:szCs w:val="24"/>
        </w:rPr>
        <w:t>, sustaining</w:t>
      </w:r>
      <w:r w:rsidRPr="00505B81">
        <w:rPr>
          <w:rFonts w:asciiTheme="minorHAnsi" w:eastAsiaTheme="minorEastAsia" w:hAnsiTheme="minorHAnsi" w:cstheme="minorBidi"/>
          <w:color w:val="auto"/>
          <w:sz w:val="24"/>
          <w:szCs w:val="24"/>
        </w:rPr>
        <w:t xml:space="preserve"> incentive alignment under realistic market conditions.</w:t>
      </w:r>
    </w:p>
    <w:p w14:paraId="13B82AEB" w14:textId="2F559D14" w:rsidR="00351175" w:rsidRPr="001B743A" w:rsidRDefault="004873CC">
      <w:pPr>
        <w:pStyle w:val="Heading1"/>
        <w:rPr>
          <w:sz w:val="28"/>
          <w:szCs w:val="28"/>
        </w:rPr>
      </w:pPr>
      <w:r w:rsidRPr="001B743A">
        <w:rPr>
          <w:rStyle w:val="SectionNumber"/>
          <w:sz w:val="28"/>
          <w:szCs w:val="28"/>
        </w:rPr>
        <w:t>6</w:t>
      </w:r>
      <w:r w:rsidRPr="001B743A">
        <w:rPr>
          <w:sz w:val="28"/>
          <w:szCs w:val="28"/>
        </w:rPr>
        <w:tab/>
        <w:t>Conclusion</w:t>
      </w:r>
    </w:p>
    <w:p w14:paraId="12F3BEB5" w14:textId="77777777" w:rsidR="001B743A" w:rsidRDefault="004873CC">
      <w:pPr>
        <w:pStyle w:val="FirstParagraph"/>
      </w:pPr>
      <w:r>
        <w:t xml:space="preserve">This paper develops a tractable principal–agent framework to study agency conflicts in delegated portfolio management. In the model, performance chasing generates an option-like payoff for managers, which tilts their incentives toward higher volatility relative to what investors would choose. </w:t>
      </w:r>
    </w:p>
    <w:p w14:paraId="6B86CABE" w14:textId="61F7E9E5" w:rsidR="007D798A" w:rsidRDefault="001B743A">
      <w:pPr>
        <w:pStyle w:val="FirstParagraph"/>
      </w:pPr>
      <w:r w:rsidRPr="001B743A">
        <w:t>The central contribution of the paper is to characterize how compensation contracts can be designed to implement a desired level of portfolio risk.</w:t>
      </w:r>
      <w:r>
        <w:t xml:space="preserve"> </w:t>
      </w:r>
      <w:r w:rsidR="007D798A" w:rsidRPr="007D798A">
        <w:t>The main practical output is a fee schedule that implements a target volatility: for each risk target, there exists a management fee level that makes the manager willing to choose that level of risk rather than increase volatility to benefit from convex flow dynamics.</w:t>
      </w:r>
      <w:del w:id="68" w:author="Igor Yelnik" w:date="2026-05-05T17:15:00Z" w16du:dateUtc="2026-05-05T16:15:00Z">
        <w:r w:rsidR="004873CC" w:rsidDel="000007E1">
          <w:delText>choose that target rather than chase upside through excessive risk.</w:delText>
        </w:r>
      </w:del>
      <w:r w:rsidR="004873CC">
        <w:t xml:space="preserve"> </w:t>
      </w:r>
    </w:p>
    <w:p w14:paraId="0C67C157" w14:textId="77777777" w:rsidR="007D798A" w:rsidRDefault="007D798A">
      <w:pPr>
        <w:pStyle w:val="CaptionedFigure"/>
      </w:pPr>
      <w:bookmarkStart w:id="69" w:name="fig:flow-performance"/>
      <w:r>
        <w:t>The main practical output is a fee schedule that implements a target volatility: for each risk target, there exists a management fee level that makes the manager willing to choose that level of risk rather than increase volatility to benefit from convex flow dynamics.</w:t>
      </w:r>
    </w:p>
    <w:p w14:paraId="6056D93A" w14:textId="47D6898D" w:rsidR="00351175" w:rsidRDefault="004873CC">
      <w:pPr>
        <w:pStyle w:val="CaptionedFigure"/>
      </w:pPr>
      <w:r>
        <w:rPr>
          <w:noProof/>
        </w:rPr>
        <w:drawing>
          <wp:inline distT="0" distB="0" distL="0" distR="0" wp14:anchorId="6E7FAD2C" wp14:editId="3323723D">
            <wp:extent cx="4533900" cy="272034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flow_performance.png"/>
                    <pic:cNvPicPr>
                      <a:picLocks noChangeAspect="1" noChangeArrowheads="1"/>
                    </pic:cNvPicPr>
                  </pic:nvPicPr>
                  <pic:blipFill>
                    <a:blip r:embed="rId12"/>
                    <a:stretch>
                      <a:fillRect/>
                    </a:stretch>
                  </pic:blipFill>
                  <pic:spPr bwMode="auto">
                    <a:xfrm>
                      <a:off x="0" y="0"/>
                      <a:ext cx="4533900" cy="2720340"/>
                    </a:xfrm>
                    <a:prstGeom prst="rect">
                      <a:avLst/>
                    </a:prstGeom>
                    <a:noFill/>
                    <a:ln w="9525">
                      <a:noFill/>
                      <a:headEnd/>
                      <a:tailEnd/>
                    </a:ln>
                  </pic:spPr>
                </pic:pic>
              </a:graphicData>
            </a:graphic>
          </wp:inline>
        </w:drawing>
      </w:r>
    </w:p>
    <w:p w14:paraId="7ED875EF" w14:textId="77777777" w:rsidR="00351175" w:rsidRDefault="004873CC">
      <w:pPr>
        <w:pStyle w:val="ImageCaption"/>
      </w:pPr>
      <w:r>
        <w:rPr>
          <w:iCs/>
        </w:rPr>
        <w:t>Note:</w:t>
      </w:r>
      <w:r>
        <w:t xml:space="preserve"> Calibrated baseline parameters: </w:t>
      </w:r>
      <m:oMath>
        <m:r>
          <w:rPr>
            <w:rFonts w:ascii="Cambria Math" w:hAnsi="Cambria Math"/>
          </w:rPr>
          <m:t>S=0.35</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=3.70%</m:t>
        </m:r>
      </m:oMath>
      <w:r>
        <w:t xml:space="preserve">, </w:t>
      </w:r>
      <m:oMath>
        <m:r>
          <w:rPr>
            <w:rFonts w:ascii="Cambria Math" w:hAnsi="Cambria Math"/>
          </w:rPr>
          <m:t>γ=5</m:t>
        </m:r>
      </m:oMath>
      <w:r>
        <w:t xml:space="preserve">, </w:t>
      </w:r>
      <m:oMath>
        <m:r>
          <w:rPr>
            <w:rFonts w:ascii="Cambria Math" w:hAnsi="Cambria Math"/>
          </w:rPr>
          <m:t>η=3</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=1.5</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=25</m:t>
        </m:r>
      </m:oMath>
      <w:r>
        <w:t xml:space="preserve">. Illustration uses </w:t>
      </w:r>
      <m:oMath>
        <m:r>
          <w:rPr>
            <w:rFonts w:ascii="Cambria Math" w:hAnsi="Cambria Math"/>
          </w:rPr>
          <m:t>σ=0.15</m:t>
        </m:r>
      </m:oMath>
      <w:r>
        <w:t xml:space="preserve"> for visual clarity.</w:t>
      </w:r>
    </w:p>
    <w:p w14:paraId="5131594B" w14:textId="77777777" w:rsidR="00351175" w:rsidRDefault="004873CC">
      <w:pPr>
        <w:pStyle w:val="CaptionedFigure"/>
      </w:pPr>
      <w:bookmarkStart w:id="70" w:name="fig:ic-fee-curve"/>
      <w:bookmarkEnd w:id="69"/>
      <w:r>
        <w:rPr>
          <w:noProof/>
        </w:rPr>
        <w:lastRenderedPageBreak/>
        <w:drawing>
          <wp:inline distT="0" distB="0" distL="0" distR="0" wp14:anchorId="71E2654D" wp14:editId="15551E55">
            <wp:extent cx="4533900" cy="272034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ic_fee_curve.png"/>
                    <pic:cNvPicPr>
                      <a:picLocks noChangeAspect="1" noChangeArrowheads="1"/>
                    </pic:cNvPicPr>
                  </pic:nvPicPr>
                  <pic:blipFill>
                    <a:blip r:embed="rId13"/>
                    <a:stretch>
                      <a:fillRect/>
                    </a:stretch>
                  </pic:blipFill>
                  <pic:spPr bwMode="auto">
                    <a:xfrm>
                      <a:off x="0" y="0"/>
                      <a:ext cx="4533900" cy="2720340"/>
                    </a:xfrm>
                    <a:prstGeom prst="rect">
                      <a:avLst/>
                    </a:prstGeom>
                    <a:noFill/>
                    <a:ln w="9525">
                      <a:noFill/>
                      <a:headEnd/>
                      <a:tailEnd/>
                    </a:ln>
                  </pic:spPr>
                </pic:pic>
              </a:graphicData>
            </a:graphic>
          </wp:inline>
        </w:drawing>
      </w:r>
    </w:p>
    <w:p w14:paraId="6D3B7BAB" w14:textId="77777777" w:rsidR="00351175" w:rsidRDefault="004873CC">
      <w:pPr>
        <w:pStyle w:val="ImageCaption"/>
      </w:pPr>
      <w:r>
        <w:rPr>
          <w:iCs/>
        </w:rPr>
        <w:t>Note:</w:t>
      </w:r>
      <w:r>
        <w:t xml:space="preserve"> Calibrated baseline parameters: </w:t>
      </w:r>
      <m:oMath>
        <m:r>
          <w:rPr>
            <w:rFonts w:ascii="Cambria Math" w:hAnsi="Cambria Math"/>
          </w:rPr>
          <m:t>S=0.35</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=3.70%</m:t>
        </m:r>
      </m:oMath>
      <w:r>
        <w:t xml:space="preserve">, </w:t>
      </w:r>
      <m:oMath>
        <m:r>
          <w:rPr>
            <w:rFonts w:ascii="Cambria Math" w:hAnsi="Cambria Math"/>
          </w:rPr>
          <m:t>γ=5</m:t>
        </m:r>
      </m:oMath>
      <w:r>
        <w:t xml:space="preserve">, </w:t>
      </w:r>
      <m:oMath>
        <m:r>
          <w:rPr>
            <w:rFonts w:ascii="Cambria Math" w:hAnsi="Cambria Math"/>
          </w:rPr>
          <m:t>η=3</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=1.5</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=25</m:t>
        </m:r>
      </m:oMath>
      <w:r>
        <w:t>.</w:t>
      </w:r>
    </w:p>
    <w:p w14:paraId="1E043EC4" w14:textId="77777777" w:rsidR="00351175" w:rsidRDefault="004873CC">
      <w:pPr>
        <w:pStyle w:val="CaptionedFigure"/>
      </w:pPr>
      <w:bookmarkStart w:id="71" w:name="fig:opt-sigma-vs-f2"/>
      <w:bookmarkEnd w:id="70"/>
      <w:r>
        <w:rPr>
          <w:noProof/>
        </w:rPr>
        <w:drawing>
          <wp:inline distT="0" distB="0" distL="0" distR="0" wp14:anchorId="7D7950F5" wp14:editId="3223BC0B">
            <wp:extent cx="4533900" cy="272034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opt_sigma_vs_f2.png"/>
                    <pic:cNvPicPr>
                      <a:picLocks noChangeAspect="1" noChangeArrowheads="1"/>
                    </pic:cNvPicPr>
                  </pic:nvPicPr>
                  <pic:blipFill>
                    <a:blip r:embed="rId14"/>
                    <a:stretch>
                      <a:fillRect/>
                    </a:stretch>
                  </pic:blipFill>
                  <pic:spPr bwMode="auto">
                    <a:xfrm>
                      <a:off x="0" y="0"/>
                      <a:ext cx="4533900" cy="2720340"/>
                    </a:xfrm>
                    <a:prstGeom prst="rect">
                      <a:avLst/>
                    </a:prstGeom>
                    <a:noFill/>
                    <a:ln w="9525">
                      <a:noFill/>
                      <a:headEnd/>
                      <a:tailEnd/>
                    </a:ln>
                  </pic:spPr>
                </pic:pic>
              </a:graphicData>
            </a:graphic>
          </wp:inline>
        </w:drawing>
      </w:r>
    </w:p>
    <w:p w14:paraId="23E8B18F" w14:textId="77777777" w:rsidR="00351175" w:rsidRDefault="004873CC">
      <w:pPr>
        <w:pStyle w:val="ImageCaption"/>
      </w:pPr>
      <w:r>
        <w:rPr>
          <w:iCs/>
        </w:rPr>
        <w:t>Note:</w:t>
      </w:r>
      <w:r>
        <w:t xml:space="preserve"> Other parameters held at baseline: </w:t>
      </w:r>
      <m:oMath>
        <m:r>
          <w:rPr>
            <w:rFonts w:ascii="Cambria Math" w:hAnsi="Cambria Math"/>
          </w:rPr>
          <m:t>S=0.5</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=2%</m:t>
        </m:r>
      </m:oMath>
      <w:r>
        <w:t xml:space="preserve">, </w:t>
      </w:r>
      <m:oMath>
        <m:r>
          <w:rPr>
            <w:rFonts w:ascii="Cambria Math" w:hAnsi="Cambria Math"/>
          </w:rPr>
          <m:t>γ=3</m:t>
        </m:r>
      </m:oMath>
      <w:r>
        <w:t xml:space="preserve">, </w:t>
      </w:r>
      <m:oMath>
        <m:r>
          <w:rPr>
            <w:rFonts w:ascii="Cambria Math" w:hAnsi="Cambria Math"/>
          </w:rPr>
          <m:t>η=2</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=0.2</m:t>
        </m:r>
      </m:oMath>
      <w:r>
        <w:t>.</w:t>
      </w:r>
    </w:p>
    <w:p w14:paraId="30F071F3" w14:textId="77777777" w:rsidR="00351175" w:rsidRDefault="004873CC">
      <w:pPr>
        <w:pStyle w:val="CaptionedFigure"/>
      </w:pPr>
      <w:bookmarkStart w:id="72" w:name="fig:comp-f2"/>
      <w:bookmarkEnd w:id="71"/>
      <w:r>
        <w:rPr>
          <w:noProof/>
        </w:rPr>
        <w:lastRenderedPageBreak/>
        <w:drawing>
          <wp:inline distT="0" distB="0" distL="0" distR="0" wp14:anchorId="1FF1C159" wp14:editId="18933486">
            <wp:extent cx="5067300" cy="19304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images/compstats_f2.png"/>
                    <pic:cNvPicPr>
                      <a:picLocks noChangeAspect="1" noChangeArrowheads="1"/>
                    </pic:cNvPicPr>
                  </pic:nvPicPr>
                  <pic:blipFill>
                    <a:blip r:embed="rId15"/>
                    <a:stretch>
                      <a:fillRect/>
                    </a:stretch>
                  </pic:blipFill>
                  <pic:spPr bwMode="auto">
                    <a:xfrm>
                      <a:off x="0" y="0"/>
                      <a:ext cx="5067300" cy="1930400"/>
                    </a:xfrm>
                    <a:prstGeom prst="rect">
                      <a:avLst/>
                    </a:prstGeom>
                    <a:noFill/>
                    <a:ln w="9525">
                      <a:noFill/>
                      <a:headEnd/>
                      <a:tailEnd/>
                    </a:ln>
                  </pic:spPr>
                </pic:pic>
              </a:graphicData>
            </a:graphic>
          </wp:inline>
        </w:drawing>
      </w:r>
    </w:p>
    <w:p w14:paraId="13503732" w14:textId="77777777" w:rsidR="00351175" w:rsidRDefault="004873CC">
      <w:pPr>
        <w:pStyle w:val="ImageCaption"/>
      </w:pPr>
      <w:r>
        <w:rPr>
          <w:iCs/>
        </w:rPr>
        <w:t>Note:</w:t>
      </w:r>
      <w:r>
        <w:t xml:space="preserve"> Other parameters held at baseline: </w:t>
      </w:r>
      <m:oMath>
        <m:r>
          <w:rPr>
            <w:rFonts w:ascii="Cambria Math" w:hAnsi="Cambria Math"/>
          </w:rPr>
          <m:t>S=0.5</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=2%</m:t>
        </m:r>
      </m:oMath>
      <w:r>
        <w:t xml:space="preserve">, </w:t>
      </w:r>
      <m:oMath>
        <m:r>
          <w:rPr>
            <w:rFonts w:ascii="Cambria Math" w:hAnsi="Cambria Math"/>
          </w:rPr>
          <m:t>γ=3</m:t>
        </m:r>
      </m:oMath>
      <w:r>
        <w:t xml:space="preserve">, </w:t>
      </w:r>
      <m:oMath>
        <m:r>
          <w:rPr>
            <w:rFonts w:ascii="Cambria Math" w:hAnsi="Cambria Math"/>
          </w:rPr>
          <m:t>η=2</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=0.2</m:t>
        </m:r>
      </m:oMath>
      <w:r>
        <w:t>.</w:t>
      </w:r>
    </w:p>
    <w:p w14:paraId="07622A52" w14:textId="77777777" w:rsidR="00351175" w:rsidRDefault="004873CC">
      <w:pPr>
        <w:pStyle w:val="CaptionedFigure"/>
      </w:pPr>
      <w:bookmarkStart w:id="73" w:name="fig:comp-scale"/>
      <w:bookmarkEnd w:id="72"/>
      <w:r>
        <w:rPr>
          <w:noProof/>
        </w:rPr>
        <w:drawing>
          <wp:inline distT="0" distB="0" distL="0" distR="0" wp14:anchorId="6252AD34" wp14:editId="18CB8A65">
            <wp:extent cx="5067300" cy="347472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mages/compstats_scale.png"/>
                    <pic:cNvPicPr>
                      <a:picLocks noChangeAspect="1" noChangeArrowheads="1"/>
                    </pic:cNvPicPr>
                  </pic:nvPicPr>
                  <pic:blipFill>
                    <a:blip r:embed="rId16"/>
                    <a:stretch>
                      <a:fillRect/>
                    </a:stretch>
                  </pic:blipFill>
                  <pic:spPr bwMode="auto">
                    <a:xfrm>
                      <a:off x="0" y="0"/>
                      <a:ext cx="5067300" cy="3474720"/>
                    </a:xfrm>
                    <a:prstGeom prst="rect">
                      <a:avLst/>
                    </a:prstGeom>
                    <a:noFill/>
                    <a:ln w="9525">
                      <a:noFill/>
                      <a:headEnd/>
                      <a:tailEnd/>
                    </a:ln>
                  </pic:spPr>
                </pic:pic>
              </a:graphicData>
            </a:graphic>
          </wp:inline>
        </w:drawing>
      </w:r>
    </w:p>
    <w:p w14:paraId="5BFE4542" w14:textId="77777777" w:rsidR="00351175" w:rsidRDefault="004873CC">
      <w:pPr>
        <w:pStyle w:val="ImageCaption"/>
      </w:pPr>
      <w:r>
        <w:rPr>
          <w:iCs/>
        </w:rPr>
        <w:t>Note:</w:t>
      </w:r>
      <w:r>
        <w:t xml:space="preserve"> Other parameters held at baseline: </w:t>
      </w:r>
      <m:oMath>
        <m:r>
          <w:rPr>
            <w:rFonts w:ascii="Cambria Math" w:hAnsi="Cambria Math"/>
          </w:rPr>
          <m:t>S=0.5</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=2%</m:t>
        </m:r>
      </m:oMath>
      <w:r>
        <w:t xml:space="preserve">, </w:t>
      </w:r>
      <m:oMath>
        <m:r>
          <w:rPr>
            <w:rFonts w:ascii="Cambria Math" w:hAnsi="Cambria Math"/>
          </w:rPr>
          <m:t>γ=3</m:t>
        </m:r>
      </m:oMath>
      <w:r>
        <w:t xml:space="preserve">, </w:t>
      </w:r>
      <m:oMath>
        <m:r>
          <w:rPr>
            <w:rFonts w:ascii="Cambria Math" w:hAnsi="Cambria Math"/>
          </w:rPr>
          <m:t>η=2</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=0.5</m:t>
        </m:r>
      </m:oMath>
      <w:r>
        <w:t xml:space="preserve">. Left panel varies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with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=0.2</m:t>
        </m:r>
      </m:oMath>
      <w:r>
        <w:t xml:space="preserve">; right panel varies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with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m:t>
        </m:r>
      </m:oMath>
      <w:r>
        <w:t>.</w:t>
      </w:r>
    </w:p>
    <w:p w14:paraId="44B3DB07" w14:textId="77777777" w:rsidR="00351175" w:rsidRDefault="004873CC">
      <w:pPr>
        <w:pStyle w:val="CaptionedFigure"/>
      </w:pPr>
      <w:bookmarkStart w:id="74" w:name="fig:comp-sharpe"/>
      <w:bookmarkEnd w:id="73"/>
      <w:r>
        <w:rPr>
          <w:noProof/>
        </w:rPr>
        <w:lastRenderedPageBreak/>
        <w:drawing>
          <wp:inline distT="0" distB="0" distL="0" distR="0" wp14:anchorId="53890AC0" wp14:editId="4B6E3B38">
            <wp:extent cx="5067300" cy="19304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images/compstats_sharpe.png"/>
                    <pic:cNvPicPr>
                      <a:picLocks noChangeAspect="1" noChangeArrowheads="1"/>
                    </pic:cNvPicPr>
                  </pic:nvPicPr>
                  <pic:blipFill>
                    <a:blip r:embed="rId17"/>
                    <a:stretch>
                      <a:fillRect/>
                    </a:stretch>
                  </pic:blipFill>
                  <pic:spPr bwMode="auto">
                    <a:xfrm>
                      <a:off x="0" y="0"/>
                      <a:ext cx="5067300" cy="1930400"/>
                    </a:xfrm>
                    <a:prstGeom prst="rect">
                      <a:avLst/>
                    </a:prstGeom>
                    <a:noFill/>
                    <a:ln w="9525">
                      <a:noFill/>
                      <a:headEnd/>
                      <a:tailEnd/>
                    </a:ln>
                  </pic:spPr>
                </pic:pic>
              </a:graphicData>
            </a:graphic>
          </wp:inline>
        </w:drawing>
      </w:r>
    </w:p>
    <w:p w14:paraId="42E68485" w14:textId="77777777" w:rsidR="00351175" w:rsidRDefault="004873CC">
      <w:pPr>
        <w:pStyle w:val="ImageCaption"/>
      </w:pPr>
      <w:r>
        <w:rPr>
          <w:iCs/>
        </w:rPr>
        <w:t>Note:</w:t>
      </w:r>
      <w:r>
        <w:t xml:space="preserve"> Other parameters held at baseline: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=2%</m:t>
        </m:r>
      </m:oMath>
      <w:r>
        <w:t xml:space="preserve">, </w:t>
      </w:r>
      <m:oMath>
        <m:r>
          <w:rPr>
            <w:rFonts w:ascii="Cambria Math" w:hAnsi="Cambria Math"/>
          </w:rPr>
          <m:t>γ=3</m:t>
        </m:r>
      </m:oMath>
      <w:r>
        <w:t xml:space="preserve">, </w:t>
      </w:r>
      <m:oMath>
        <m:r>
          <w:rPr>
            <w:rFonts w:ascii="Cambria Math" w:hAnsi="Cambria Math"/>
          </w:rPr>
          <m:t>η=2</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=0.2</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=0.5</m:t>
        </m:r>
      </m:oMath>
      <w:r>
        <w:t>.</w:t>
      </w:r>
    </w:p>
    <w:p w14:paraId="2076A827" w14:textId="77777777" w:rsidR="00351175" w:rsidRDefault="004873CC">
      <w:pPr>
        <w:pStyle w:val="CaptionedFigure"/>
      </w:pPr>
      <w:bookmarkStart w:id="75" w:name="fig:comp-risk"/>
      <w:bookmarkEnd w:id="74"/>
      <w:r>
        <w:rPr>
          <w:noProof/>
        </w:rPr>
        <w:drawing>
          <wp:inline distT="0" distB="0" distL="0" distR="0" wp14:anchorId="5EE2BA85" wp14:editId="3B1A5EBA">
            <wp:extent cx="5067300" cy="347472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images/compstats_risk.png"/>
                    <pic:cNvPicPr>
                      <a:picLocks noChangeAspect="1" noChangeArrowheads="1"/>
                    </pic:cNvPicPr>
                  </pic:nvPicPr>
                  <pic:blipFill>
                    <a:blip r:embed="rId18"/>
                    <a:stretch>
                      <a:fillRect/>
                    </a:stretch>
                  </pic:blipFill>
                  <pic:spPr bwMode="auto">
                    <a:xfrm>
                      <a:off x="0" y="0"/>
                      <a:ext cx="5067300" cy="3474720"/>
                    </a:xfrm>
                    <a:prstGeom prst="rect">
                      <a:avLst/>
                    </a:prstGeom>
                    <a:noFill/>
                    <a:ln w="9525">
                      <a:noFill/>
                      <a:headEnd/>
                      <a:tailEnd/>
                    </a:ln>
                  </pic:spPr>
                </pic:pic>
              </a:graphicData>
            </a:graphic>
          </wp:inline>
        </w:drawing>
      </w:r>
    </w:p>
    <w:p w14:paraId="031D9EBD" w14:textId="77777777" w:rsidR="00351175" w:rsidRDefault="004873CC">
      <w:pPr>
        <w:pStyle w:val="ImageCaption"/>
      </w:pPr>
      <w:r>
        <w:rPr>
          <w:iCs/>
        </w:rPr>
        <w:t>Note:</w:t>
      </w:r>
      <w:r>
        <w:t xml:space="preserve"> Other parameters held at baseline: </w:t>
      </w:r>
      <m:oMath>
        <m:r>
          <w:rPr>
            <w:rFonts w:ascii="Cambria Math" w:hAnsi="Cambria Math"/>
          </w:rPr>
          <m:t>S=0.5</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=2%</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=0.2</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=0.5</m:t>
        </m:r>
      </m:oMath>
      <w:r>
        <w:t xml:space="preserve">. Left panel varies </w:t>
      </w:r>
      <m:oMath>
        <m:r>
          <w:rPr>
            <w:rFonts w:ascii="Cambria Math" w:hAnsi="Cambria Math"/>
          </w:rPr>
          <m:t>γ</m:t>
        </m:r>
      </m:oMath>
      <w:r>
        <w:t xml:space="preserve"> with </w:t>
      </w:r>
      <m:oMath>
        <m:r>
          <w:rPr>
            <w:rFonts w:ascii="Cambria Math" w:hAnsi="Cambria Math"/>
          </w:rPr>
          <m:t>η=2</m:t>
        </m:r>
      </m:oMath>
      <w:r>
        <w:t xml:space="preserve">; right panel varies </w:t>
      </w:r>
      <m:oMath>
        <m:r>
          <w:rPr>
            <w:rFonts w:ascii="Cambria Math" w:hAnsi="Cambria Math"/>
          </w:rPr>
          <m:t>η</m:t>
        </m:r>
      </m:oMath>
      <w:r>
        <w:t xml:space="preserve"> with </w:t>
      </w:r>
      <m:oMath>
        <m:r>
          <w:rPr>
            <w:rFonts w:ascii="Cambria Math" w:hAnsi="Cambria Math"/>
          </w:rPr>
          <m:t>γ=3</m:t>
        </m:r>
      </m:oMath>
      <w:r>
        <w:t>.</w:t>
      </w:r>
    </w:p>
    <w:p w14:paraId="225F5F7A" w14:textId="77777777" w:rsidR="00351175" w:rsidRDefault="004873CC">
      <w:pPr>
        <w:pStyle w:val="CaptionedFigure"/>
      </w:pPr>
      <w:bookmarkStart w:id="76" w:name="fig:affine-approx"/>
      <w:bookmarkEnd w:id="75"/>
      <w:r>
        <w:rPr>
          <w:noProof/>
        </w:rPr>
        <w:lastRenderedPageBreak/>
        <w:drawing>
          <wp:inline distT="0" distB="0" distL="0" distR="0" wp14:anchorId="7DB0DA50" wp14:editId="04B4199D">
            <wp:extent cx="4533900" cy="272034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images/affine_approx_quality.png"/>
                    <pic:cNvPicPr>
                      <a:picLocks noChangeAspect="1" noChangeArrowheads="1"/>
                    </pic:cNvPicPr>
                  </pic:nvPicPr>
                  <pic:blipFill>
                    <a:blip r:embed="rId19"/>
                    <a:stretch>
                      <a:fillRect/>
                    </a:stretch>
                  </pic:blipFill>
                  <pic:spPr bwMode="auto">
                    <a:xfrm>
                      <a:off x="0" y="0"/>
                      <a:ext cx="4533900" cy="2720340"/>
                    </a:xfrm>
                    <a:prstGeom prst="rect">
                      <a:avLst/>
                    </a:prstGeom>
                    <a:noFill/>
                    <a:ln w="9525">
                      <a:noFill/>
                      <a:headEnd/>
                      <a:tailEnd/>
                    </a:ln>
                  </pic:spPr>
                </pic:pic>
              </a:graphicData>
            </a:graphic>
          </wp:inline>
        </w:drawing>
      </w:r>
    </w:p>
    <w:p w14:paraId="3FDE823F" w14:textId="77777777" w:rsidR="00351175" w:rsidRDefault="004873CC">
      <w:pPr>
        <w:pStyle w:val="ImageCaption"/>
      </w:pPr>
      <w:r>
        <w:rPr>
          <w:iCs/>
        </w:rPr>
        <w:t>Note:</w:t>
      </w:r>
      <w:r>
        <w:t xml:space="preserve"> Other parameters held at baseline: </w:t>
      </w:r>
      <m:oMath>
        <m:r>
          <w:rPr>
            <w:rFonts w:ascii="Cambria Math" w:hAnsi="Cambria Math"/>
          </w:rPr>
          <m:t>S=0.5</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=2%</m:t>
        </m:r>
      </m:oMath>
      <w:r>
        <w:t xml:space="preserve">, </w:t>
      </w:r>
      <m:oMath>
        <m:r>
          <w:rPr>
            <w:rFonts w:ascii="Cambria Math" w:hAnsi="Cambria Math"/>
          </w:rPr>
          <m:t>γ=3</m:t>
        </m:r>
      </m:oMath>
      <w:r>
        <w:t xml:space="preserve">, </w:t>
      </w:r>
      <m:oMath>
        <m:r>
          <w:rPr>
            <w:rFonts w:ascii="Cambria Math" w:hAnsi="Cambria Math"/>
          </w:rPr>
          <m:t>η=2</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=0.2</m:t>
        </m:r>
      </m:oMath>
      <w:r>
        <w:t>.</w:t>
      </w:r>
    </w:p>
    <w:p w14:paraId="56377AD6" w14:textId="2E3E02EC" w:rsidR="00351175" w:rsidRPr="009A3901" w:rsidRDefault="004873CC">
      <w:pPr>
        <w:pStyle w:val="Heading1"/>
        <w:rPr>
          <w:sz w:val="28"/>
          <w:szCs w:val="28"/>
        </w:rPr>
      </w:pPr>
      <w:bookmarkStart w:id="77" w:name="appendix"/>
      <w:bookmarkEnd w:id="67"/>
      <w:bookmarkEnd w:id="76"/>
      <w:r w:rsidRPr="009A3901">
        <w:rPr>
          <w:sz w:val="28"/>
          <w:szCs w:val="28"/>
        </w:rPr>
        <w:t>Appendi</w:t>
      </w:r>
      <w:r w:rsidR="009A3901" w:rsidRPr="009A3901">
        <w:rPr>
          <w:sz w:val="28"/>
          <w:szCs w:val="28"/>
        </w:rPr>
        <w:t>ces</w:t>
      </w:r>
    </w:p>
    <w:p w14:paraId="29703651" w14:textId="40EC4AE2" w:rsidR="00351175" w:rsidRPr="00391335" w:rsidRDefault="00391335">
      <w:pPr>
        <w:pStyle w:val="Heading1"/>
        <w:rPr>
          <w:sz w:val="28"/>
          <w:szCs w:val="28"/>
        </w:rPr>
      </w:pPr>
      <w:bookmarkStart w:id="78" w:name="app:tails"/>
      <w:bookmarkEnd w:id="77"/>
      <w:r w:rsidRPr="00391335">
        <w:rPr>
          <w:sz w:val="28"/>
          <w:szCs w:val="28"/>
        </w:rPr>
        <w:t xml:space="preserve">A. </w:t>
      </w:r>
      <w:r w:rsidR="004873CC" w:rsidRPr="00391335">
        <w:rPr>
          <w:sz w:val="28"/>
          <w:szCs w:val="28"/>
        </w:rPr>
        <w:t>Gaussian tail identities</w:t>
      </w:r>
    </w:p>
    <w:p w14:paraId="50E07B58" w14:textId="77777777" w:rsidR="00351175" w:rsidRDefault="004873CC">
      <w:pPr>
        <w:pStyle w:val="FirstParagraph"/>
      </w:pPr>
      <w:r>
        <w:t xml:space="preserve">Let </w:t>
      </w:r>
      <m:oMath>
        <m:r>
          <w:rPr>
            <w:rFonts w:ascii="Cambria Math" w:hAnsi="Cambria Math"/>
          </w:rPr>
          <m:t>Z</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w:t>
      </w:r>
      <m:oMath>
        <m:r>
          <m:rPr>
            <m:sty m:val="p"/>
          </m:rPr>
          <w:rPr>
            <w:rFonts w:ascii="Cambria Math" w:hAnsi="Cambria Math"/>
          </w:rPr>
          <m:t>Φ(</m:t>
        </m:r>
        <m:r>
          <w:rPr>
            <w:rFonts w:ascii="Cambria Math" w:hAnsi="Cambria Math"/>
          </w:rPr>
          <m:t>z</m:t>
        </m:r>
        <m:r>
          <m:rPr>
            <m:sty m:val="p"/>
          </m:rPr>
          <w:rPr>
            <w:rFonts w:ascii="Cambria Math" w:hAnsi="Cambria Math"/>
          </w:rPr>
          <m:t>)</m:t>
        </m:r>
      </m:oMath>
      <w:r>
        <w:t xml:space="preserve"> denote its pdf/cdf, where </w:t>
      </w:r>
      <m:oMath>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e>
            </m:rad>
          </m:den>
        </m:f>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2</m:t>
            </m:r>
          </m:sup>
        </m:sSup>
      </m:oMath>
      <w:r>
        <w:t xml:space="preserve"> and </w:t>
      </w:r>
      <m:oMath>
        <m:r>
          <m:rPr>
            <m:sty m:val="p"/>
          </m:rPr>
          <w:rPr>
            <w:rFonts w:ascii="Cambria Math" w:hAnsi="Cambria Math"/>
          </w:rPr>
          <m:t>Φ(</m:t>
        </m:r>
        <m:r>
          <w:rPr>
            <w:rFonts w:ascii="Cambria Math" w:hAnsi="Cambria Math"/>
          </w:rPr>
          <m:t>z</m:t>
        </m:r>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w:rPr>
                <w:rFonts w:ascii="Cambria Math" w:hAnsi="Cambria Math"/>
              </w:rPr>
              <m:t>z</m:t>
            </m:r>
          </m:sup>
          <m:e>
            <m:r>
              <w:rPr>
                <w:rFonts w:ascii="Cambria Math" w:hAnsi="Cambria Math"/>
              </w:rPr>
              <m:t>φ</m:t>
            </m:r>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ds</m:t>
        </m:r>
      </m:oMath>
      <w:r>
        <w:t xml:space="preserve">. For any </w:t>
      </w:r>
      <m:oMath>
        <m:r>
          <w:rPr>
            <w:rFonts w:ascii="Cambria Math" w:hAnsi="Cambria Math"/>
          </w:rPr>
          <m:t>a</m:t>
        </m:r>
        <m:r>
          <m:rPr>
            <m:scr m:val="double-struck"/>
            <m:sty m:val="p"/>
          </m:rPr>
          <w:rPr>
            <w:rFonts w:ascii="Cambria Math" w:hAnsi="Cambria Math"/>
          </w:rPr>
          <m:t>∈R</m:t>
        </m:r>
      </m:oMath>
      <w:r>
        <w:t>, we derive the following truncated moment formulas by integration by parts:</w:t>
      </w:r>
    </w:p>
    <w:p w14:paraId="4EE8C878" w14:textId="77777777" w:rsidR="00351175" w:rsidRDefault="005464CE">
      <w:pPr>
        <w:pStyle w:val="BodyText"/>
      </w:pPr>
      <m:oMathPara>
        <m:oMathParaPr>
          <m:jc m:val="center"/>
        </m:oMathParaPr>
        <m:oMath>
          <m:eqArr>
            <m:eqArrPr>
              <m:ctrlPr>
                <w:rPr>
                  <w:rFonts w:ascii="Cambria Math" w:hAnsi="Cambria Math"/>
                </w:rPr>
              </m:ctrlPr>
            </m:eqArrPr>
            <m:e>
              <m:nary>
                <m:naryPr>
                  <m:limLoc m:val="subSup"/>
                  <m:ctrlPr>
                    <w:rPr>
                      <w:rFonts w:ascii="Cambria Math" w:hAnsi="Cambria Math"/>
                    </w:rPr>
                  </m:ctrlPr>
                </m:naryPr>
                <m:sub>
                  <m:r>
                    <w:rPr>
                      <w:rFonts w:ascii="Cambria Math" w:hAnsi="Cambria Math"/>
                    </w:rPr>
                    <m:t>a</m:t>
                  </m:r>
                </m:sub>
                <m:sup>
                  <m:r>
                    <m:rPr>
                      <m:sty m:val="p"/>
                    </m:rPr>
                    <w:rPr>
                      <w:rFonts w:ascii="Cambria Math" w:hAnsi="Cambria Math"/>
                    </w:rPr>
                    <m:t>∞</m:t>
                  </m:r>
                </m:sup>
                <m:e>
                  <m:r>
                    <w:rPr>
                      <w:rFonts w:ascii="Cambria Math" w:hAnsi="Cambria Math"/>
                    </w:rPr>
                    <m:t>z</m:t>
                  </m:r>
                </m:e>
              </m:nary>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r>
                <w:rPr>
                  <w:rFonts w:ascii="Cambria Math" w:hAnsi="Cambria Math"/>
                </w:rPr>
                <m:t>dz</m:t>
              </m:r>
              <m:r>
                <w:rPr>
                  <w:rFonts w:ascii="Cambria Math" w:hAnsi="Cambria Math"/>
                </w:rPr>
                <m:t>&amp;</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a</m:t>
              </m:r>
              <m:r>
                <m:rPr>
                  <m:sty m:val="p"/>
                </m:rPr>
                <w:rPr>
                  <w:rFonts w:ascii="Cambria Math" w:hAnsi="Cambria Math"/>
                </w:rPr>
                <m:t>),</m:t>
              </m:r>
            </m:e>
            <m:e>
              <m:nary>
                <m:naryPr>
                  <m:limLoc m:val="subSup"/>
                  <m:ctrlPr>
                    <w:rPr>
                      <w:rFonts w:ascii="Cambria Math" w:hAnsi="Cambria Math"/>
                    </w:rPr>
                  </m:ctrlPr>
                </m:naryPr>
                <m:sub>
                  <m:r>
                    <w:rPr>
                      <w:rFonts w:ascii="Cambria Math" w:hAnsi="Cambria Math"/>
                    </w:rPr>
                    <m:t>a</m:t>
                  </m:r>
                </m:sub>
                <m:sup>
                  <m:r>
                    <m:rPr>
                      <m:sty m:val="p"/>
                    </m:rPr>
                    <w:rPr>
                      <w:rFonts w:ascii="Cambria Math" w:hAnsi="Cambria Math"/>
                    </w:rPr>
                    <m:t>∞</m:t>
                  </m:r>
                </m:sup>
                <m:e>
                  <m:sSup>
                    <m:sSupPr>
                      <m:ctrlPr>
                        <w:rPr>
                          <w:rFonts w:ascii="Cambria Math" w:hAnsi="Cambria Math"/>
                        </w:rPr>
                      </m:ctrlPr>
                    </m:sSupPr>
                    <m:e>
                      <m:r>
                        <w:rPr>
                          <w:rFonts w:ascii="Cambria Math" w:hAnsi="Cambria Math"/>
                        </w:rPr>
                        <m:t>z</m:t>
                      </m:r>
                    </m:e>
                    <m:sup>
                      <m:r>
                        <w:rPr>
                          <w:rFonts w:ascii="Cambria Math" w:hAnsi="Cambria Math"/>
                        </w:rPr>
                        <m:t>2</m:t>
                      </m:r>
                    </m:sup>
                  </m:sSup>
                </m:e>
              </m:nary>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r>
                <w:rPr>
                  <w:rFonts w:ascii="Cambria Math" w:hAnsi="Cambria Math"/>
                </w:rPr>
                <m:t>dz</m:t>
              </m:r>
              <m:r>
                <w:rPr>
                  <w:rFonts w:ascii="Cambria Math" w:hAnsi="Cambria Math"/>
                </w:rPr>
                <m:t>&amp;</m:t>
              </m:r>
              <m:r>
                <m:rPr>
                  <m:sty m:val="p"/>
                </m:rPr>
                <w:rPr>
                  <w:rFonts w:ascii="Cambria Math" w:hAnsi="Cambria Math"/>
                </w:rPr>
                <m:t>=</m:t>
              </m:r>
              <m:r>
                <w:rPr>
                  <w:rFonts w:ascii="Cambria Math" w:hAnsi="Cambria Math"/>
                </w:rPr>
                <m:t>a</m:t>
              </m:r>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m:rPr>
                  <m:sty m:val="p"/>
                </m:rPr>
                <w:rPr>
                  <w:rFonts w:ascii="Cambria Math" w:hAnsi="Cambria Math"/>
                </w:rPr>
                <m:t>Φ(</m:t>
              </m:r>
              <m:r>
                <w:rPr>
                  <w:rFonts w:ascii="Cambria Math" w:hAnsi="Cambria Math"/>
                </w:rPr>
                <m:t>a</m:t>
              </m:r>
              <m:r>
                <m:rPr>
                  <m:sty m:val="p"/>
                </m:rPr>
                <w:rPr>
                  <w:rFonts w:ascii="Cambria Math" w:hAnsi="Cambria Math"/>
                </w:rPr>
                <m:t>),</m:t>
              </m:r>
            </m:e>
            <m:e>
              <m:nary>
                <m:naryPr>
                  <m:limLoc m:val="subSup"/>
                  <m:ctrlPr>
                    <w:rPr>
                      <w:rFonts w:ascii="Cambria Math" w:hAnsi="Cambria Math"/>
                    </w:rPr>
                  </m:ctrlPr>
                </m:naryPr>
                <m:sub>
                  <m:r>
                    <w:rPr>
                      <w:rFonts w:ascii="Cambria Math" w:hAnsi="Cambria Math"/>
                    </w:rPr>
                    <m:t>a</m:t>
                  </m:r>
                </m:sub>
                <m:sup>
                  <m:r>
                    <m:rPr>
                      <m:sty m:val="p"/>
                    </m:rPr>
                    <w:rPr>
                      <w:rFonts w:ascii="Cambria Math" w:hAnsi="Cambria Math"/>
                    </w:rPr>
                    <m:t>∞</m:t>
                  </m:r>
                </m:sup>
                <m:e>
                  <m:sSup>
                    <m:sSupPr>
                      <m:ctrlPr>
                        <w:rPr>
                          <w:rFonts w:ascii="Cambria Math" w:hAnsi="Cambria Math"/>
                        </w:rPr>
                      </m:ctrlPr>
                    </m:sSupPr>
                    <m:e>
                      <m:r>
                        <w:rPr>
                          <w:rFonts w:ascii="Cambria Math" w:hAnsi="Cambria Math"/>
                        </w:rPr>
                        <m:t>z</m:t>
                      </m:r>
                    </m:e>
                    <m:sup>
                      <m:r>
                        <w:rPr>
                          <w:rFonts w:ascii="Cambria Math" w:hAnsi="Cambria Math"/>
                        </w:rPr>
                        <m:t>3</m:t>
                      </m:r>
                    </m:sup>
                  </m:sSup>
                </m:e>
              </m:nary>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r>
                <w:rPr>
                  <w:rFonts w:ascii="Cambria Math" w:hAnsi="Cambria Math"/>
                </w:rPr>
                <m:t>dz</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a</m:t>
              </m:r>
              <m:r>
                <m:rPr>
                  <m:sty m:val="p"/>
                </m:rPr>
                <w:rPr>
                  <w:rFonts w:ascii="Cambria Math" w:hAnsi="Cambria Math"/>
                </w:rPr>
                <m:t>),</m:t>
              </m:r>
            </m:e>
            <m:e>
              <m:nary>
                <m:naryPr>
                  <m:limLoc m:val="subSup"/>
                  <m:ctrlPr>
                    <w:rPr>
                      <w:rFonts w:ascii="Cambria Math" w:hAnsi="Cambria Math"/>
                    </w:rPr>
                  </m:ctrlPr>
                </m:naryPr>
                <m:sub>
                  <m:r>
                    <w:rPr>
                      <w:rFonts w:ascii="Cambria Math" w:hAnsi="Cambria Math"/>
                    </w:rPr>
                    <m:t>a</m:t>
                  </m:r>
                </m:sub>
                <m:sup>
                  <m:r>
                    <m:rPr>
                      <m:sty m:val="p"/>
                    </m:rPr>
                    <w:rPr>
                      <w:rFonts w:ascii="Cambria Math" w:hAnsi="Cambria Math"/>
                    </w:rPr>
                    <m:t>∞</m:t>
                  </m:r>
                </m:sup>
                <m:e>
                  <m:sSup>
                    <m:sSupPr>
                      <m:ctrlPr>
                        <w:rPr>
                          <w:rFonts w:ascii="Cambria Math" w:hAnsi="Cambria Math"/>
                        </w:rPr>
                      </m:ctrlPr>
                    </m:sSupPr>
                    <m:e>
                      <m:r>
                        <w:rPr>
                          <w:rFonts w:ascii="Cambria Math" w:hAnsi="Cambria Math"/>
                        </w:rPr>
                        <m:t>z</m:t>
                      </m:r>
                    </m:e>
                    <m:sup>
                      <m:r>
                        <w:rPr>
                          <w:rFonts w:ascii="Cambria Math" w:hAnsi="Cambria Math"/>
                        </w:rPr>
                        <m:t>4</m:t>
                      </m:r>
                    </m:sup>
                  </m:sSup>
                </m:e>
              </m:nary>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r>
                <w:rPr>
                  <w:rFonts w:ascii="Cambria Math" w:hAnsi="Cambria Math"/>
                </w:rPr>
                <m:t>dz</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3</m:t>
                  </m:r>
                </m:sup>
              </m:sSup>
              <m:r>
                <m:rPr>
                  <m:sty m:val="p"/>
                </m:rPr>
                <w:rPr>
                  <w:rFonts w:ascii="Cambria Math" w:hAnsi="Cambria Math"/>
                </w:rPr>
                <m:t>+</m:t>
              </m:r>
              <m:r>
                <w:rPr>
                  <w:rFonts w:ascii="Cambria Math" w:hAnsi="Cambria Math"/>
                </w:rPr>
                <m:t>3</m:t>
              </m:r>
              <m:r>
                <w:rPr>
                  <w:rFonts w:ascii="Cambria Math" w:hAnsi="Cambria Math"/>
                </w:rPr>
                <m:t>a</m:t>
              </m:r>
              <m:r>
                <m:rPr>
                  <m:sty m:val="p"/>
                </m:rPr>
                <w:rPr>
                  <w:rFonts w:ascii="Cambria Math" w:hAnsi="Cambria Math"/>
                </w:rPr>
                <m:t>)</m:t>
              </m:r>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3 </m:t>
              </m:r>
              <m:r>
                <m:rPr>
                  <m:sty m:val="p"/>
                </m:rPr>
                <w:rPr>
                  <w:rFonts w:ascii="Cambria Math" w:hAnsi="Cambria Math"/>
                </w:rPr>
                <m:t>(</m:t>
              </m:r>
              <m:r>
                <w:rPr>
                  <w:rFonts w:ascii="Cambria Math" w:hAnsi="Cambria Math"/>
                </w:rPr>
                <m:t>1</m:t>
              </m:r>
              <m:r>
                <m:rPr>
                  <m:sty m:val="p"/>
                </m:rPr>
                <w:rPr>
                  <w:rFonts w:ascii="Cambria Math" w:hAnsi="Cambria Math"/>
                </w:rPr>
                <m:t>-</m:t>
              </m:r>
              <m:r>
                <m:rPr>
                  <m:sty m:val="p"/>
                </m:rPr>
                <w:rPr>
                  <w:rFonts w:ascii="Cambria Math" w:hAnsi="Cambria Math"/>
                </w:rPr>
                <m:t>Φ(</m:t>
              </m:r>
              <m:r>
                <w:rPr>
                  <w:rFonts w:ascii="Cambria Math" w:hAnsi="Cambria Math"/>
                </w:rPr>
                <m:t>a</m:t>
              </m:r>
              <m:r>
                <m:rPr>
                  <m:sty m:val="p"/>
                </m:rPr>
                <w:rPr>
                  <w:rFonts w:ascii="Cambria Math" w:hAnsi="Cambria Math"/>
                </w:rPr>
                <m:t>)).</m:t>
              </m:r>
            </m:e>
          </m:eqArr>
        </m:oMath>
      </m:oMathPara>
    </w:p>
    <w:p w14:paraId="535F73D7" w14:textId="5E3EA491" w:rsidR="00351175" w:rsidRPr="00391335" w:rsidRDefault="00391335">
      <w:pPr>
        <w:pStyle w:val="Heading4"/>
        <w:rPr>
          <w:i w:val="0"/>
          <w:iCs w:val="0"/>
          <w:sz w:val="28"/>
          <w:szCs w:val="28"/>
        </w:rPr>
      </w:pPr>
      <w:bookmarkStart w:id="79" w:name="derivation-sketch."/>
      <w:r w:rsidRPr="00391335">
        <w:rPr>
          <w:rStyle w:val="SectionNumber"/>
          <w:i w:val="0"/>
          <w:iCs w:val="0"/>
          <w:sz w:val="28"/>
          <w:szCs w:val="28"/>
        </w:rPr>
        <w:t xml:space="preserve">A.1 </w:t>
      </w:r>
      <w:r w:rsidR="004873CC" w:rsidRPr="00391335">
        <w:rPr>
          <w:i w:val="0"/>
          <w:iCs w:val="0"/>
          <w:sz w:val="28"/>
          <w:szCs w:val="28"/>
        </w:rPr>
        <w:t>Derivation sketch.</w:t>
      </w:r>
    </w:p>
    <w:p w14:paraId="0FEBED8E" w14:textId="77777777" w:rsidR="00351175" w:rsidRDefault="004873CC">
      <w:pPr>
        <w:pStyle w:val="FirstParagraph"/>
      </w:pPr>
      <w:r>
        <w:t xml:space="preserve">These identities follow from integration by parts using </w:t>
      </w:r>
      <m:oMath>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zφ</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w:t>
      </w:r>
      <w:commentRangeStart w:id="80"/>
      <w:r>
        <w:t xml:space="preserve">For </w:t>
      </w:r>
      <w:hyperlink w:anchor="eq:tail1">
        <w:r>
          <w:rPr>
            <w:rStyle w:val="Hyperlink"/>
          </w:rPr>
          <w:t>[eq:tail1]</w:t>
        </w:r>
      </w:hyperlink>
      <w:r>
        <w:t xml:space="preserve">: </w:t>
      </w:r>
      <m:oMath>
        <m:nary>
          <m:naryPr>
            <m:limLoc m:val="subSup"/>
            <m:ctrlPr>
              <w:rPr>
                <w:rFonts w:ascii="Cambria Math" w:hAnsi="Cambria Math"/>
              </w:rPr>
            </m:ctrlPr>
          </m:naryPr>
          <m:sub>
            <m:r>
              <w:rPr>
                <w:rFonts w:ascii="Cambria Math" w:hAnsi="Cambria Math"/>
              </w:rPr>
              <m:t>a</m:t>
            </m:r>
          </m:sub>
          <m:sup>
            <m:r>
              <m:rPr>
                <m:sty m:val="p"/>
              </m:rPr>
              <w:rPr>
                <w:rFonts w:ascii="Cambria Math" w:hAnsi="Cambria Math"/>
              </w:rPr>
              <m:t>∞</m:t>
            </m:r>
          </m:sup>
          <m:e>
            <m:r>
              <w:rPr>
                <w:rFonts w:ascii="Cambria Math" w:hAnsi="Cambria Math"/>
              </w:rPr>
              <m:t>z</m:t>
            </m:r>
          </m:e>
        </m:nary>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a</m:t>
            </m:r>
          </m:sub>
          <m:sup>
            <m:r>
              <m:rPr>
                <m:sty m:val="p"/>
              </m:rPr>
              <w:rPr>
                <w:rFonts w:ascii="Cambria Math" w:hAnsi="Cambria Math"/>
              </w:rPr>
              <m:t>∞</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For </w:t>
      </w:r>
      <w:hyperlink w:anchor="eq:tail2">
        <w:r>
          <w:rPr>
            <w:rStyle w:val="Hyperlink"/>
          </w:rPr>
          <w:t>[eq:tail2]</w:t>
        </w:r>
      </w:hyperlink>
      <w:r>
        <w:t xml:space="preserve">: </w:t>
      </w:r>
      <w:commentRangeEnd w:id="80"/>
      <w:r w:rsidR="000007E1">
        <w:rPr>
          <w:rStyle w:val="CommentReference"/>
          <w:sz w:val="24"/>
          <w:szCs w:val="24"/>
        </w:rPr>
        <w:commentReference w:id="80"/>
      </w:r>
      <w:r>
        <w:t xml:space="preserve">write </w:t>
      </w:r>
      <m:oMath>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oMath>
      <w:r>
        <w:t xml:space="preserve"> and integrate by parts to get </w:t>
      </w:r>
      <m:oMath>
        <m:r>
          <m:rPr>
            <m:sty m:val="p"/>
          </m:rPr>
          <w:rPr>
            <w:rFonts w:ascii="Cambria Math" w:hAnsi="Cambria Math"/>
          </w:rPr>
          <m:t>-</m:t>
        </m:r>
        <m:r>
          <w:rPr>
            <w:rFonts w:ascii="Cambria Math" w:hAnsi="Cambria Math"/>
          </w:rPr>
          <m:t>zφ</m:t>
        </m:r>
        <m:r>
          <m:rPr>
            <m:sty m:val="p"/>
          </m:rPr>
          <w:rPr>
            <w:rFonts w:ascii="Cambria Math" w:hAnsi="Cambria Math"/>
          </w:rPr>
          <m:t>(</m:t>
        </m:r>
        <m:r>
          <w:rPr>
            <w:rFonts w:ascii="Cambria Math" w:hAnsi="Cambria Math"/>
          </w:rPr>
          <m:t>z</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a</m:t>
            </m:r>
          </m:sub>
          <m:sup>
            <m:r>
              <m:rPr>
                <m:sty m:val="p"/>
              </m:rPr>
              <w:rPr>
                <w:rFonts w:ascii="Cambria Math" w:hAnsi="Cambria Math"/>
              </w:rPr>
              <m:t>∞</m:t>
            </m:r>
          </m:sup>
        </m:sSubSup>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m:rPr>
                <m:sty m:val="p"/>
              </m:rPr>
              <w:rPr>
                <w:rFonts w:ascii="Cambria Math" w:hAnsi="Cambria Math"/>
              </w:rPr>
              <m:t>∞</m:t>
            </m:r>
          </m:sup>
          <m:e>
            <m:r>
              <w:rPr>
                <w:rFonts w:ascii="Cambria Math" w:hAnsi="Cambria Math"/>
              </w:rPr>
              <m:t>φ</m:t>
            </m:r>
          </m:e>
        </m:nary>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aφ</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-Φ(</m:t>
        </m:r>
        <m:r>
          <w:rPr>
            <w:rFonts w:ascii="Cambria Math" w:hAnsi="Cambria Math"/>
          </w:rPr>
          <m:t>a</m:t>
        </m:r>
        <m:r>
          <m:rPr>
            <m:sty m:val="p"/>
          </m:rPr>
          <w:rPr>
            <w:rFonts w:ascii="Cambria Math" w:hAnsi="Cambria Math"/>
          </w:rPr>
          <m:t>)]</m:t>
        </m:r>
      </m:oMath>
      <w:r>
        <w:t>. Higher moments follow recursively.</w:t>
      </w:r>
    </w:p>
    <w:p w14:paraId="69050A05" w14:textId="03BC69A8" w:rsidR="00351175" w:rsidRPr="00391335" w:rsidRDefault="00391335">
      <w:pPr>
        <w:pStyle w:val="Heading4"/>
        <w:rPr>
          <w:sz w:val="28"/>
          <w:szCs w:val="28"/>
        </w:rPr>
      </w:pPr>
      <w:bookmarkStart w:id="81" w:name="application-to-our-model."/>
      <w:bookmarkEnd w:id="79"/>
      <w:r w:rsidRPr="00391335">
        <w:rPr>
          <w:rStyle w:val="SectionNumber"/>
          <w:sz w:val="28"/>
          <w:szCs w:val="28"/>
        </w:rPr>
        <w:lastRenderedPageBreak/>
        <w:t xml:space="preserve">A.2 </w:t>
      </w:r>
      <w:r w:rsidRPr="00391335">
        <w:rPr>
          <w:sz w:val="28"/>
          <w:szCs w:val="28"/>
        </w:rPr>
        <w:t xml:space="preserve"> </w:t>
      </w:r>
      <w:r w:rsidR="004873CC" w:rsidRPr="00391335">
        <w:rPr>
          <w:sz w:val="28"/>
          <w:szCs w:val="28"/>
        </w:rPr>
        <w:t>Application to our model.</w:t>
      </w:r>
    </w:p>
    <w:p w14:paraId="015E4CD1" w14:textId="77777777" w:rsidR="00351175" w:rsidRDefault="004873CC">
      <w:pPr>
        <w:pStyle w:val="FirstParagraph"/>
      </w:pPr>
      <w:r>
        <w:t xml:space="preserve">Setting </w:t>
      </w:r>
      <m:oMath>
        <m:r>
          <w:rPr>
            <w:rFonts w:ascii="Cambria Math" w:hAnsi="Cambria Math"/>
          </w:rPr>
          <m:t>a</m:t>
        </m:r>
        <m:r>
          <m:rPr>
            <m:sty m:val="p"/>
          </m:rPr>
          <w:rPr>
            <w:rFonts w:ascii="Cambria Math" w:hAnsi="Cambria Math"/>
          </w:rPr>
          <m:t>=-</m:t>
        </m:r>
        <m:r>
          <w:rPr>
            <w:rFonts w:ascii="Cambria Math" w:hAnsi="Cambria Math"/>
          </w:rPr>
          <m:t>S</m:t>
        </m:r>
      </m:oMath>
      <w:r>
        <w:t xml:space="preserve"> and defining </w:t>
      </w:r>
      <m:oMath>
        <m:r>
          <w:rPr>
            <w:rFonts w:ascii="Cambria Math" w:hAnsi="Cambria Math"/>
          </w:rPr>
          <m:t>X</m:t>
        </m:r>
        <m:box>
          <m:boxPr>
            <m:opEmu m:val="1"/>
            <m:ctrlPr>
              <w:rPr>
                <w:rFonts w:ascii="Cambria Math" w:hAnsi="Cambria Math"/>
              </w:rPr>
            </m:ctrlPr>
          </m:boxPr>
          <m:e>
            <m:r>
              <m:rPr>
                <m:sty m:val="p"/>
              </m:rPr>
              <w:rPr>
                <w:rFonts w:ascii="Cambria Math" w:hAnsi="Cambria Math"/>
              </w:rPr>
              <m:t>:=</m:t>
            </m:r>
          </m:e>
        </m:box>
        <m:r>
          <w:rPr>
            <w:rFonts w:ascii="Cambria Math" w:hAnsi="Cambria Math"/>
          </w:rPr>
          <m:t>S</m:t>
        </m:r>
        <m:r>
          <m:rPr>
            <m:sty m:val="p"/>
          </m:rPr>
          <w:rPr>
            <w:rFonts w:ascii="Cambria Math" w:hAnsi="Cambria Math"/>
          </w:rPr>
          <m:t>+</m:t>
        </m:r>
        <m:r>
          <w:rPr>
            <w:rFonts w:ascii="Cambria Math" w:hAnsi="Cambria Math"/>
          </w:rPr>
          <m:t>Z</m:t>
        </m:r>
      </m:oMath>
      <w:r>
        <w:t xml:space="preserve">, note that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oMath>
      <w:r>
        <w:t>. Therefore:</w:t>
      </w:r>
    </w:p>
    <w:p w14:paraId="19B5B017" w14:textId="77777777" w:rsidR="00351175" w:rsidRDefault="005464CE">
      <w:pPr>
        <w:pStyle w:val="BodyText"/>
      </w:pPr>
      <m:oMathPara>
        <m:oMathParaPr>
          <m:jc m:val="center"/>
        </m:oMathParaPr>
        <m:oMath>
          <m:eqArr>
            <m:eqArrPr>
              <m:ctrlPr>
                <w:rPr>
                  <w:rFonts w:ascii="Cambria Math" w:hAnsi="Cambria Math"/>
                </w:rPr>
              </m:ctrlPr>
            </m:eqArrPr>
            <m:e>
              <m:r>
                <m:rPr>
                  <m:sty m:val="p"/>
                </m:rPr>
                <w:rPr>
                  <w:rFonts w:ascii="Cambria Math" w:hAnsi="Cambria Math"/>
                </w:rPr>
                <m:t>Pr[</m:t>
              </m:r>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&amp;</m:t>
              </m:r>
              <m:r>
                <m:rPr>
                  <m:sty m:val="p"/>
                </m:rPr>
                <w:rPr>
                  <w:rFonts w:ascii="Cambria Math" w:hAnsi="Cambria Math"/>
                </w:rPr>
                <m:t>=Φ(</m:t>
              </m:r>
              <m:r>
                <w:rPr>
                  <w:rFonts w:ascii="Cambria Math" w:hAnsi="Cambria Math"/>
                </w:rPr>
                <m:t>S</m:t>
              </m:r>
              <m:r>
                <m:rPr>
                  <m:sty m:val="p"/>
                </m:rPr>
                <w:rPr>
                  <w:rFonts w:ascii="Cambria Math" w:hAnsi="Cambria Math"/>
                </w:rPr>
                <m:t>),</m:t>
              </m:r>
            </m:e>
            <m:e>
              <m:r>
                <m:rPr>
                  <m:scr m:val="double-struck"/>
                  <m:sty m:val="p"/>
                </m:rPr>
                <w:rPr>
                  <w:rFonts w:ascii="Cambria Math" w:hAnsi="Cambria Math"/>
                </w:rPr>
                <m:t>E</m:t>
              </m:r>
              <m:r>
                <m:rPr>
                  <m:sty m:val="p"/>
                </m:rPr>
                <w:rPr>
                  <w:rFonts w:ascii="Cambria Math" w:hAnsi="Cambria Math"/>
                </w:rPr>
                <m:t>[</m:t>
              </m:r>
              <m:r>
                <w:rPr>
                  <w:rFonts w:ascii="Cambria Math" w:hAnsi="Cambria Math"/>
                </w:rPr>
                <m:t>Z</m:t>
              </m:r>
              <m:r>
                <w:rPr>
                  <w:rFonts w:ascii="Cambria Math" w:hAnsi="Cambria Math"/>
                </w:rPr>
                <m:t> </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sub>
              </m:sSub>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e>
            <m:e>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sub>
              </m:sSub>
              <m:r>
                <m:rPr>
                  <m:sty m:val="p"/>
                </m:rPr>
                <w:rPr>
                  <w:rFonts w:ascii="Cambria Math" w:hAnsi="Cambria Math"/>
                </w:rPr>
                <m:t>]</m:t>
              </m:r>
              <m:r>
                <w:rPr>
                  <w:rFonts w:ascii="Cambria Math" w:hAnsi="Cambria Math"/>
                </w:rPr>
                <m:t>&amp;</m:t>
              </m:r>
              <m:r>
                <m:rPr>
                  <m:sty m:val="p"/>
                </m:rPr>
                <w:rPr>
                  <w:rFonts w:ascii="Cambria Math" w:hAnsi="Cambria Math"/>
                </w:rPr>
                <m:t>=Φ(</m:t>
              </m:r>
              <m:r>
                <w:rPr>
                  <w:rFonts w:ascii="Cambria Math" w:hAnsi="Cambria Math"/>
                </w:rPr>
                <m:t>S</m:t>
              </m:r>
              <m:r>
                <m:rPr>
                  <m:sty m:val="p"/>
                </m:rPr>
                <w:rPr>
                  <w:rFonts w:ascii="Cambria Math" w:hAnsi="Cambria Math"/>
                </w:rPr>
                <m:t>)-</m:t>
              </m:r>
              <m:r>
                <w:rPr>
                  <w:rFonts w:ascii="Cambria Math" w:hAnsi="Cambria Math"/>
                </w:rPr>
                <m:t>S</m:t>
              </m:r>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e>
            <m:e>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Φ(</m:t>
              </m:r>
              <m:r>
                <w:rPr>
                  <w:rFonts w:ascii="Cambria Math" w:hAnsi="Cambria Math"/>
                </w:rPr>
                <m:t>S</m:t>
              </m:r>
              <m:r>
                <m:rPr>
                  <m:sty m:val="p"/>
                </m:rPr>
                <w:rPr>
                  <w:rFonts w:ascii="Cambria Math" w:hAnsi="Cambria Math"/>
                </w:rPr>
                <m:t>)+</m:t>
              </m:r>
              <m:r>
                <w:rPr>
                  <w:rFonts w:ascii="Cambria Math" w:hAnsi="Cambria Math"/>
                </w:rPr>
                <m:t>S</m:t>
              </m:r>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e>
            <m:e>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r>
                <w:rPr>
                  <w:rFonts w:ascii="Cambria Math" w:hAnsi="Cambria Math"/>
                </w:rPr>
                <m:t>3</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Φ(</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e>
            <m:e>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 </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4</m:t>
                  </m:r>
                </m:sup>
              </m:sSup>
              <m:r>
                <m:rPr>
                  <m:sty m:val="p"/>
                </m:rPr>
                <w:rPr>
                  <w:rFonts w:ascii="Cambria Math" w:hAnsi="Cambria Math"/>
                </w:rPr>
                <m:t>+</m:t>
              </m:r>
              <m:r>
                <w:rPr>
                  <w:rFonts w:ascii="Cambria Math" w:hAnsi="Cambria Math"/>
                </w:rPr>
                <m:t>6</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sty m:val="p"/>
                </m:rPr>
                <w:rPr>
                  <w:rFonts w:ascii="Cambria Math" w:hAnsi="Cambria Math"/>
                </w:rPr>
                <m:t>Φ(</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r>
                <w:rPr>
                  <w:rFonts w:ascii="Cambria Math" w:hAnsi="Cambria Math"/>
                </w:rPr>
                <m:t>5</m:t>
              </m:r>
              <m:r>
                <w:rPr>
                  <w:rFonts w:ascii="Cambria Math" w:hAnsi="Cambria Math"/>
                </w:rPr>
                <m:t>S</m:t>
              </m:r>
              <m:r>
                <m:rPr>
                  <m:sty m:val="p"/>
                </m:rPr>
                <w:rPr>
                  <w:rFonts w:ascii="Cambria Math" w:hAnsi="Cambria Math"/>
                </w:rPr>
                <m:t>)</m:t>
              </m:r>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e>
          </m:eqArr>
        </m:oMath>
      </m:oMathPara>
    </w:p>
    <w:p w14:paraId="135EDDB8" w14:textId="77777777" w:rsidR="000007E1" w:rsidRDefault="004873CC">
      <w:pPr>
        <w:pStyle w:val="FirstParagraph"/>
        <w:rPr>
          <w:ins w:id="82" w:author="Igor Yelnik" w:date="2026-05-05T17:25:00Z" w16du:dateUtc="2026-05-05T16:25:00Z"/>
          <w:i/>
          <w:iCs/>
        </w:rPr>
      </w:pPr>
      <w:bookmarkStart w:id="83" w:name="lem:tails"/>
      <w:r>
        <w:rPr>
          <w:b/>
          <w:bCs/>
        </w:rPr>
        <w:t>Lemma 1</w:t>
      </w:r>
      <w:r>
        <w:t xml:space="preserve"> (Useful tail moments with threshold </w:t>
      </w:r>
      <m:oMath>
        <m:r>
          <m:rPr>
            <m:sty m:val="p"/>
          </m:rPr>
          <w:rPr>
            <w:rFonts w:ascii="Cambria Math" w:hAnsi="Cambria Math"/>
          </w:rPr>
          <m:t>-</m:t>
        </m:r>
        <m:r>
          <w:rPr>
            <w:rFonts w:ascii="Cambria Math" w:hAnsi="Cambria Math"/>
          </w:rPr>
          <m:t>S</m:t>
        </m:r>
      </m:oMath>
      <w:r>
        <w:t xml:space="preserve">).  </w:t>
      </w:r>
      <w:r>
        <w:rPr>
          <w:i/>
          <w:iCs/>
        </w:rPr>
        <w:t xml:space="preserve">With </w:t>
      </w:r>
      <m:oMath>
        <m:r>
          <w:rPr>
            <w:rFonts w:ascii="Cambria Math" w:hAnsi="Cambria Math"/>
          </w:rPr>
          <m:t>Z</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xml:space="preserve">, </w:t>
      </w: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Z</m:t>
        </m:r>
      </m:oMath>
      <w:r>
        <w:rPr>
          <w:i/>
          <w:iCs/>
        </w:rPr>
        <w:t xml:space="preserve">, and the indicator </w:t>
      </w:r>
      <m:oMath>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sub>
        </m:sSub>
      </m:oMath>
      <w:r>
        <w:rPr>
          <w:i/>
          <w:iCs/>
        </w:rPr>
        <w:t>:</w:t>
      </w:r>
    </w:p>
    <w:p w14:paraId="6A3124BE" w14:textId="1EA2B9FA" w:rsidR="00351175" w:rsidRPr="000007E1" w:rsidRDefault="005464CE">
      <w:pPr>
        <w:pStyle w:val="FirstParagraph"/>
        <w:rPr>
          <w:i/>
          <w:rPrChange w:id="84" w:author="Igor Yelnik" w:date="2026-05-05T17:24:00Z" w16du:dateUtc="2026-05-05T16:24:00Z">
            <w:rPr/>
          </w:rPrChange>
        </w:rPr>
      </w:pPr>
      <m:oMathPara>
        <m:oMath>
          <m:eqArr>
            <m:eqArrPr>
              <m:ctrlPr>
                <w:rPr>
                  <w:rFonts w:ascii="Cambria Math" w:hAnsi="Cambria Math"/>
                </w:rPr>
              </m:ctrlPr>
            </m:eqArrPr>
            <m:e>
              <m:r>
                <m:rPr>
                  <m:sty m:val="p"/>
                </m:rPr>
                <w:rPr>
                  <w:rFonts w:ascii="Cambria Math" w:hAnsi="Cambria Math"/>
                </w:rPr>
                <m:t>Pr[</m:t>
              </m:r>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&amp;</m:t>
              </m:r>
              <m:r>
                <m:rPr>
                  <m:sty m:val="p"/>
                </m:rPr>
                <w:rPr>
                  <w:rFonts w:ascii="Cambria Math" w:hAnsi="Cambria Math"/>
                </w:rPr>
                <m:t>=Φ(</m:t>
              </m:r>
              <m:r>
                <w:rPr>
                  <w:rFonts w:ascii="Cambria Math" w:hAnsi="Cambria Math"/>
                </w:rPr>
                <m:t>S</m:t>
              </m:r>
              <m:r>
                <m:rPr>
                  <m:sty m:val="p"/>
                </m:rPr>
                <w:rPr>
                  <w:rFonts w:ascii="Cambria Math" w:hAnsi="Cambria Math"/>
                </w:rPr>
                <m:t>),</m:t>
              </m:r>
              <m:r>
                <w:rPr>
                  <w:rFonts w:ascii="Cambria Math" w:hAnsi="Cambria Math"/>
                </w:rPr>
                <m:t>&amp;</m:t>
              </m:r>
              <m:r>
                <m:rPr>
                  <m:scr m:val="double-struck"/>
                  <m:sty m:val="p"/>
                </m:rPr>
                <w:rPr>
                  <w:rFonts w:ascii="Cambria Math" w:hAnsi="Cambria Math"/>
                </w:rPr>
                <m:t>E[</m:t>
              </m:r>
              <m:r>
                <w:rPr>
                  <w:rFonts w:ascii="Cambria Math" w:hAnsi="Cambria Math"/>
                </w:rPr>
                <m:t>Z </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sub>
              </m:sSub>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e>
            <m:e>
              <m:r>
                <m:rPr>
                  <m:scr m:val="double-struck"/>
                  <m:sty m:val="p"/>
                </m:rPr>
                <w:rPr>
                  <w:rFonts w:ascii="Cambria Math" w:hAnsi="Cambria Math"/>
                </w:rPr>
                <m:t>E[</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sub>
              </m:sSub>
              <m:r>
                <m:rPr>
                  <m:sty m:val="p"/>
                </m:rPr>
                <w:rPr>
                  <w:rFonts w:ascii="Cambria Math" w:hAnsi="Cambria Math"/>
                </w:rPr>
                <m:t>]</m:t>
              </m:r>
              <m:r>
                <w:rPr>
                  <w:rFonts w:ascii="Cambria Math" w:hAnsi="Cambria Math"/>
                </w:rPr>
                <m:t>&amp;</m:t>
              </m:r>
              <m:r>
                <m:rPr>
                  <m:sty m:val="p"/>
                </m:rPr>
                <w:rPr>
                  <w:rFonts w:ascii="Cambria Math" w:hAnsi="Cambria Math"/>
                </w:rPr>
                <m:t>=Φ(</m:t>
              </m:r>
              <m:r>
                <w:rPr>
                  <w:rFonts w:ascii="Cambria Math" w:hAnsi="Cambria Math"/>
                </w:rPr>
                <m:t>S</m:t>
              </m:r>
              <m:r>
                <m:rPr>
                  <m:sty m:val="p"/>
                </m:rPr>
                <w:rPr>
                  <w:rFonts w:ascii="Cambria Math" w:hAnsi="Cambria Math"/>
                </w:rPr>
                <m:t>)-</m:t>
              </m:r>
              <m:r>
                <w:rPr>
                  <w:rFonts w:ascii="Cambria Math" w:hAnsi="Cambria Math"/>
                </w:rPr>
                <m:t>S φ</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&amp;</m:t>
              </m:r>
              <m:r>
                <m:rPr>
                  <m:scr m:val="double-struck"/>
                  <m:sty m:val="p"/>
                </m:rPr>
                <w:rPr>
                  <w:rFonts w:ascii="Cambria Math" w:hAnsi="Cambria Math"/>
                </w:rPr>
                <m:t>E[</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Φ(</m:t>
              </m:r>
              <m:r>
                <w:rPr>
                  <w:rFonts w:ascii="Cambria Math" w:hAnsi="Cambria Math"/>
                </w:rPr>
                <m:t>S</m:t>
              </m:r>
              <m:r>
                <m:rPr>
                  <m:sty m:val="p"/>
                </m:rPr>
                <w:rPr>
                  <w:rFonts w:ascii="Cambria Math" w:hAnsi="Cambria Math"/>
                </w:rPr>
                <m:t>)+</m:t>
              </m:r>
              <m:r>
                <w:rPr>
                  <w:rFonts w:ascii="Cambria Math" w:hAnsi="Cambria Math"/>
                </w:rPr>
                <m:t>S φ</m:t>
              </m:r>
              <m:r>
                <m:rPr>
                  <m:sty m:val="p"/>
                </m:rPr>
                <w:rPr>
                  <w:rFonts w:ascii="Cambria Math" w:hAnsi="Cambria Math"/>
                </w:rPr>
                <m:t>(</m:t>
              </m:r>
              <m:r>
                <w:rPr>
                  <w:rFonts w:ascii="Cambria Math" w:hAnsi="Cambria Math"/>
                </w:rPr>
                <m:t>S</m:t>
              </m:r>
              <m:r>
                <m:rPr>
                  <m:sty m:val="p"/>
                </m:rPr>
                <w:rPr>
                  <w:rFonts w:ascii="Cambria Math" w:hAnsi="Cambria Math"/>
                </w:rPr>
                <m:t>).</m:t>
              </m:r>
            </m:e>
          </m:eqArr>
        </m:oMath>
      </m:oMathPara>
    </w:p>
    <w:p w14:paraId="7A5B6FD0" w14:textId="360B30EB" w:rsidR="00351175" w:rsidRPr="002A7545" w:rsidRDefault="002A7545">
      <w:pPr>
        <w:pStyle w:val="Heading1"/>
        <w:rPr>
          <w:sz w:val="28"/>
          <w:szCs w:val="28"/>
        </w:rPr>
      </w:pPr>
      <w:bookmarkStart w:id="85" w:name="app:variance"/>
      <w:bookmarkEnd w:id="78"/>
      <w:bookmarkEnd w:id="81"/>
      <w:bookmarkEnd w:id="83"/>
      <w:r>
        <w:rPr>
          <w:rStyle w:val="SectionNumber"/>
          <w:sz w:val="28"/>
          <w:szCs w:val="28"/>
        </w:rPr>
        <w:t>Appendix B:</w:t>
      </w:r>
      <w:r w:rsidR="004873CC" w:rsidRPr="002A7545">
        <w:rPr>
          <w:sz w:val="28"/>
          <w:szCs w:val="28"/>
        </w:rPr>
        <w:tab/>
        <w:t>AUM moments, variance, and derivatives</w:t>
      </w:r>
    </w:p>
    <w:p w14:paraId="284CA8B3" w14:textId="7B2D7F20" w:rsidR="002A7545" w:rsidRPr="002A7545" w:rsidRDefault="00055419">
      <w:pPr>
        <w:pStyle w:val="Heading4"/>
        <w:rPr>
          <w:rStyle w:val="SectionNumber"/>
          <w:i w:val="0"/>
          <w:iCs w:val="0"/>
          <w:color w:val="auto"/>
        </w:rPr>
      </w:pPr>
      <w:bookmarkStart w:id="86" w:name="mean-of-aum."/>
      <w:r w:rsidRPr="00055419">
        <w:rPr>
          <w:rStyle w:val="SectionNumber"/>
          <w:i w:val="0"/>
          <w:iCs w:val="0"/>
          <w:color w:val="auto"/>
        </w:rPr>
        <w:t>Appendix B derives the moments of assets under management (AUM) and their derivatives with respect to volatility. These expressions underpin the manager’s optimization problem and the incentive-compatible contract discussed in the main text.</w:t>
      </w:r>
    </w:p>
    <w:p w14:paraId="2730E4F9" w14:textId="195ECA3C" w:rsidR="00351175" w:rsidRDefault="002B4C2C">
      <w:pPr>
        <w:pStyle w:val="Heading4"/>
      </w:pPr>
      <w:r>
        <w:rPr>
          <w:rStyle w:val="SectionNumber"/>
        </w:rPr>
        <w:t xml:space="preserve">B1 </w:t>
      </w:r>
      <w:r w:rsidR="004873CC">
        <w:t>Mean of AUM.</w:t>
      </w:r>
    </w:p>
    <w:p w14:paraId="19CCE25A" w14:textId="4F403B37" w:rsidR="00351175" w:rsidRDefault="004873CC">
      <w:pPr>
        <w:pStyle w:val="FirstParagraph"/>
      </w:pPr>
      <w:r>
        <w:t xml:space="preserve">Using </w:t>
      </w:r>
      <m:oMath>
        <m:r>
          <m:rPr>
            <m:scr m:val="double-struck"/>
            <m:sty m:val="p"/>
          </m:rPr>
          <w:rPr>
            <w:rFonts w:ascii="Cambria Math" w:hAnsi="Cambria Math"/>
          </w:rPr>
          <m:t>E[</m:t>
        </m:r>
        <m:r>
          <w:rPr>
            <w:rFonts w:ascii="Cambria Math" w:hAnsi="Cambria Math"/>
          </w:rPr>
          <m:t>X</m:t>
        </m:r>
        <m:r>
          <m:rPr>
            <m:sty m:val="p"/>
          </m:rPr>
          <w:rPr>
            <w:rFonts w:ascii="Cambria Math" w:hAnsi="Cambria Math"/>
          </w:rPr>
          <m:t>]=</m:t>
        </m:r>
        <m:r>
          <w:rPr>
            <w:rFonts w:ascii="Cambria Math" w:hAnsi="Cambria Math"/>
          </w:rPr>
          <m:t>S</m:t>
        </m:r>
      </m:oMath>
      <w:r>
        <w:t xml:space="preserve"> and Appendix </w:t>
      </w:r>
      <w:r w:rsidR="00391335">
        <w:fldChar w:fldCharType="begin"/>
      </w:r>
      <w:r w:rsidR="00391335">
        <w:instrText>HYPERLINK \l "app:tails" \h</w:instrText>
      </w:r>
      <w:r w:rsidR="00391335">
        <w:fldChar w:fldCharType="separate"/>
      </w:r>
      <w:r w:rsidR="00391335">
        <w:rPr>
          <w:rStyle w:val="Hyperlink"/>
        </w:rPr>
        <w:t>A</w:t>
      </w:r>
      <w:del w:id="87" w:author="Igor Yelnik" w:date="2026-05-05T17:25:00Z" w16du:dateUtc="2026-05-05T16:25:00Z">
        <w:r w:rsidR="00391335" w:rsidDel="00472868">
          <w:rPr>
            <w:rStyle w:val="Hyperlink"/>
          </w:rPr>
          <w:delText>S</w:delText>
        </w:r>
      </w:del>
      <w:r w:rsidR="00391335">
        <w:fldChar w:fldCharType="end"/>
      </w:r>
      <w:r>
        <w:t xml:space="preserve"> for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oMath>
      <w:r>
        <w:t>, we obtain</w:t>
      </w:r>
    </w:p>
    <w:p w14:paraId="64144B85" w14:textId="77777777" w:rsidR="00351175" w:rsidRDefault="005464CE">
      <w:pPr>
        <w:pStyle w:val="BodyText"/>
      </w:pPr>
      <m:oMathPara>
        <m:oMathParaPr>
          <m:jc m:val="center"/>
        </m:oMathParaPr>
        <m:oMath>
          <m:eqArr>
            <m:eqArrPr>
              <m:ctrlPr>
                <w:rPr>
                  <w:rFonts w:ascii="Cambria Math" w:hAnsi="Cambria Math"/>
                </w:rPr>
              </m:ctrlPr>
            </m:eqArrPr>
            <m:e>
              <m:r>
                <m:rPr>
                  <m:scr m:val="double-struck"/>
                  <m:sty m:val="p"/>
                </m:rP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m:rPr>
                  <m:scr m:val="script"/>
                  <m:sty m:val="p"/>
                </m:rPr>
                <w:rPr>
                  <w:rFonts w:ascii="Cambria Math" w:hAnsi="Cambria Math"/>
                </w:rPr>
                <m:t>K</m:t>
              </m:r>
              <m:r>
                <w:rPr>
                  <w:rFonts w:ascii="Cambria Math" w:hAnsi="Cambria Math"/>
                </w:rPr>
                <m:t> </m:t>
              </m:r>
              <m:r>
                <w:rPr>
                  <w:rFonts w:ascii="Cambria Math" w:hAnsi="Cambria Math"/>
                </w:rPr>
                <m:t>S</m:t>
              </m:r>
              <m:r>
                <w:rPr>
                  <w:rFonts w:ascii="Cambria Math" w:hAnsi="Cambria Math"/>
                </w:rPr>
                <m:t> </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&amp;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Φ(</m:t>
              </m:r>
              <m:r>
                <w:rPr>
                  <w:rFonts w:ascii="Cambria Math" w:hAnsi="Cambria Math"/>
                </w:rPr>
                <m:t>S</m:t>
              </m:r>
              <m:r>
                <m:rPr>
                  <m:sty m:val="p"/>
                </m:rPr>
                <w:rPr>
                  <w:rFonts w:ascii="Cambria Math" w:hAnsi="Cambria Math"/>
                </w:rPr>
                <m:t>)+</m:t>
              </m:r>
              <m:r>
                <w:rPr>
                  <w:rFonts w:ascii="Cambria Math" w:hAnsi="Cambria Math"/>
                </w:rPr>
                <m:t>S</m:t>
              </m:r>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e>
          </m:eqArr>
        </m:oMath>
      </m:oMathPara>
    </w:p>
    <w:p w14:paraId="79A20953" w14:textId="320BE5E3" w:rsidR="00351175" w:rsidRDefault="002B4C2C">
      <w:pPr>
        <w:pStyle w:val="Heading4"/>
      </w:pPr>
      <w:bookmarkStart w:id="88" w:name="variance-of-aum."/>
      <w:bookmarkEnd w:id="86"/>
      <w:r>
        <w:rPr>
          <w:rStyle w:val="SectionNumber"/>
        </w:rPr>
        <w:t xml:space="preserve">B2   </w:t>
      </w:r>
      <w:r w:rsidR="004873CC">
        <w:t>Variance of AUM.</w:t>
      </w:r>
    </w:p>
    <w:p w14:paraId="584CB774" w14:textId="77777777" w:rsidR="00351175" w:rsidRDefault="004873CC">
      <w:pPr>
        <w:pStyle w:val="FirstParagraph"/>
      </w:pPr>
      <w:r>
        <w:t xml:space="preserve">Since the constant term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oMath>
      <w:r>
        <w:t xml:space="preserve"> has zero variance, and writing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cr m:val="script"/>
            <m:sty m:val="p"/>
          </m:rPr>
          <w:rPr>
            <w:rFonts w:ascii="Cambria Math" w:hAnsi="Cambria Math"/>
          </w:rPr>
          <m:t>)=K</m:t>
        </m:r>
        <m:r>
          <w:rPr>
            <w:rFonts w:ascii="Cambria Math" w:hAnsi="Cambria Math"/>
          </w:rPr>
          <m:t> σX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oMath>
      <w:r>
        <w:t>, we have</w:t>
      </w:r>
    </w:p>
    <w:p w14:paraId="1226B230" w14:textId="77777777" w:rsidR="00351175" w:rsidRDefault="004873CC">
      <w:pPr>
        <w:pStyle w:val="BodyText"/>
      </w:pPr>
      <m:oMathPara>
        <m:oMathParaPr>
          <m:jc m:val="center"/>
        </m:oMathParaPr>
        <m:oMath>
          <m:r>
            <m:rPr>
              <m:scr m:val="double-struck"/>
              <m:sty m:val="p"/>
            </m:rPr>
            <w:rPr>
              <w:rFonts w:ascii="Cambria Math" w:hAnsi="Cambria Math"/>
            </w:rPr>
            <m:t>V[</m:t>
          </m:r>
          <m:r>
            <w:rPr>
              <w:rFonts w:ascii="Cambria Math" w:hAnsi="Cambria Math"/>
            </w:rPr>
            <m:t>A</m:t>
          </m:r>
          <m:r>
            <m:rPr>
              <m:scr m:val="double-struck"/>
              <m:sty m:val="p"/>
            </m:rPr>
            <w:rPr>
              <w:rFonts w:ascii="Cambria Math" w:hAnsi="Cambria Math"/>
            </w:rPr>
            <m:t>]=V[</m:t>
          </m:r>
          <m:r>
            <m:rPr>
              <m:scr m:val="script"/>
              <m:sty m:val="p"/>
            </m:rPr>
            <w:rPr>
              <w:rFonts w:ascii="Cambria Math" w:hAnsi="Cambria Math"/>
            </w:rPr>
            <m:t>K</m:t>
          </m:r>
          <m:r>
            <w:rPr>
              <w:rFonts w:ascii="Cambria Math" w:hAnsi="Cambria Math"/>
            </w:rPr>
            <m:t> σX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oMath>
      </m:oMathPara>
    </w:p>
    <w:p w14:paraId="718E9521" w14:textId="77777777" w:rsidR="00351175" w:rsidRDefault="004873CC">
      <w:pPr>
        <w:pStyle w:val="FirstParagraph"/>
      </w:pPr>
      <w:r>
        <w:t xml:space="preserve">Using the variance formula </w:t>
      </w:r>
      <m:oMath>
        <m:r>
          <m:rPr>
            <m:scr m:val="double-struck"/>
            <m:sty m:val="p"/>
          </m:rPr>
          <w:rPr>
            <w:rFonts w:ascii="Cambria Math" w:hAnsi="Cambria Math"/>
          </w:rPr>
          <m:t>V[</m:t>
        </m:r>
        <m:r>
          <w:rPr>
            <w:rFonts w:ascii="Cambria Math" w:hAnsi="Cambria Math"/>
          </w:rPr>
          <m:t>aU</m:t>
        </m:r>
        <m:r>
          <m:rPr>
            <m:sty m:val="p"/>
          </m:rPr>
          <w:rPr>
            <w:rFonts w:ascii="Cambria Math" w:hAnsi="Cambria Math"/>
          </w:rPr>
          <m:t>+</m:t>
        </m:r>
        <m:r>
          <w:rPr>
            <w:rFonts w:ascii="Cambria Math" w:hAnsi="Cambria Math"/>
          </w:rPr>
          <m:t>bV</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cr m:val="double-struck"/>
            <m:sty m:val="p"/>
          </m:rPr>
          <w:rPr>
            <w:rFonts w:ascii="Cambria Math" w:hAnsi="Cambria Math"/>
          </w:rPr>
          <m:t>V[</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cr m:val="double-struck"/>
            <m:sty m:val="p"/>
          </m:rPr>
          <w:rPr>
            <w:rFonts w:ascii="Cambria Math" w:hAnsi="Cambria Math"/>
          </w:rPr>
          <m:t>V[</m:t>
        </m:r>
        <m:r>
          <w:rPr>
            <w:rFonts w:ascii="Cambria Math" w:hAnsi="Cambria Math"/>
          </w:rPr>
          <m:t>V</m:t>
        </m:r>
        <m:r>
          <m:rPr>
            <m:sty m:val="p"/>
          </m:rPr>
          <w:rPr>
            <w:rFonts w:ascii="Cambria Math" w:hAnsi="Cambria Math"/>
          </w:rPr>
          <m:t>]+</m:t>
        </m:r>
        <m:r>
          <w:rPr>
            <w:rFonts w:ascii="Cambria Math" w:hAnsi="Cambria Math"/>
          </w:rPr>
          <m:t>2ab </m:t>
        </m:r>
        <m:r>
          <m:rPr>
            <m:sty m:val="p"/>
          </m:rPr>
          <w:rPr>
            <w:rFonts w:ascii="Cambria Math" w:hAnsi="Cambria Math"/>
          </w:rPr>
          <m:t>Cov(</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with </w:t>
      </w:r>
      <m:oMath>
        <m:r>
          <w:rPr>
            <w:rFonts w:ascii="Cambria Math" w:hAnsi="Cambria Math"/>
          </w:rPr>
          <m:t>U</m:t>
        </m:r>
        <m:r>
          <m:rPr>
            <m:sty m:val="p"/>
          </m:rPr>
          <w:rPr>
            <w:rFonts w:ascii="Cambria Math" w:hAnsi="Cambria Math"/>
          </w:rPr>
          <m:t>=</m:t>
        </m:r>
        <m:r>
          <w:rPr>
            <w:rFonts w:ascii="Cambria Math" w:hAnsi="Cambria Math"/>
          </w:rPr>
          <m:t>X</m:t>
        </m:r>
      </m:oMath>
      <w:r>
        <w:t xml:space="preserve"> and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oMath>
      <w:r>
        <w:t xml:space="preserve">, and the fact that </w:t>
      </w:r>
      <m:oMath>
        <m:r>
          <m:rPr>
            <m:scr m:val="double-struck"/>
            <m:sty m:val="p"/>
          </m:rPr>
          <w:rPr>
            <w:rFonts w:ascii="Cambria Math" w:hAnsi="Cambria Math"/>
          </w:rPr>
          <m:t>V[</m:t>
        </m:r>
        <m:r>
          <w:rPr>
            <w:rFonts w:ascii="Cambria Math" w:hAnsi="Cambria Math"/>
          </w:rPr>
          <m:t>X</m:t>
        </m:r>
        <m:r>
          <m:rPr>
            <m:sty m:val="p"/>
          </m:rPr>
          <w:rPr>
            <w:rFonts w:ascii="Cambria Math" w:hAnsi="Cambria Math"/>
          </w:rPr>
          <m:t>]=</m:t>
        </m:r>
        <m:r>
          <w:rPr>
            <w:rFonts w:ascii="Cambria Math" w:hAnsi="Cambria Math"/>
          </w:rPr>
          <m:t>1</m:t>
        </m:r>
      </m:oMath>
      <w:r>
        <w:t xml:space="preserve"> since </w:t>
      </w: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Z</m:t>
        </m:r>
      </m:oMath>
      <w:r>
        <w:t xml:space="preserve"> with </w:t>
      </w:r>
      <m:oMath>
        <m:r>
          <w:rPr>
            <w:rFonts w:ascii="Cambria Math" w:hAnsi="Cambria Math"/>
          </w:rPr>
          <m:t>Z</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we obtain</w:t>
      </w:r>
    </w:p>
    <w:p w14:paraId="05FC0DF3" w14:textId="77777777" w:rsidR="00351175" w:rsidRDefault="005464CE">
      <w:pPr>
        <w:pStyle w:val="BodyText"/>
      </w:pPr>
      <m:oMathPara>
        <m:oMathParaPr>
          <m:jc m:val="center"/>
        </m:oMathParaPr>
        <m:oMath>
          <m:eqArr>
            <m:eqArrPr>
              <m:ctrlPr>
                <w:rPr>
                  <w:rFonts w:ascii="Cambria Math" w:hAnsi="Cambria Math"/>
                </w:rPr>
              </m:ctrlPr>
            </m:eqArrPr>
            <m:e>
              <m:r>
                <m:rPr>
                  <m:scr m:val="double-struck"/>
                  <m:sty m:val="p"/>
                </m:rP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K</m:t>
                  </m:r>
                </m:e>
                <m:sup>
                  <m:r>
                    <w:rPr>
                      <w:rFonts w:ascii="Cambria Math" w:hAnsi="Cambria Math"/>
                    </w:rPr>
                    <m:t>2</m:t>
                  </m:r>
                </m:sup>
              </m:sSup>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 </m:t>
              </m:r>
              <m:r>
                <m:rPr>
                  <m:scr m:val="double-struck"/>
                  <m:sty m:val="p"/>
                </m:rP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2 </m:t>
              </m:r>
              <m:r>
                <m:rPr>
                  <m:scr m:val="script"/>
                  <m:sty m:val="p"/>
                </m:rPr>
                <w:rPr>
                  <w:rFonts w:ascii="Cambria Math" w:hAnsi="Cambria Math"/>
                </w:rPr>
                <m:t>K</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3</m:t>
                  </m:r>
                </m:sup>
              </m:sSup>
              <m:r>
                <w:rPr>
                  <w:rFonts w:ascii="Cambria Math" w:hAnsi="Cambria Math"/>
                </w:rPr>
                <m:t> </m:t>
              </m:r>
              <m:r>
                <m:rPr>
                  <m:sty m:val="p"/>
                </m:rPr>
                <w:rPr>
                  <w:rFonts w:ascii="Cambria Math" w:hAnsi="Cambria Math"/>
                </w:rPr>
                <m:t>Cov(</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4</m:t>
                  </m:r>
                </m:sup>
              </m:sSup>
              <m:r>
                <w:rPr>
                  <w:rFonts w:ascii="Cambria Math" w:hAnsi="Cambria Math"/>
                </w:rPr>
                <m:t> </m:t>
              </m:r>
              <m:r>
                <m:rPr>
                  <m:scr m:val="double-struck"/>
                  <m:sty m:val="p"/>
                </m:rP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e>
            <m:e>
              <m:r>
                <w:rPr>
                  <w:rFonts w:ascii="Cambria Math" w:hAnsi="Cambria Math"/>
                </w:rPr>
                <m:t>&amp;</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K</m:t>
                  </m:r>
                </m:e>
                <m:sup>
                  <m:r>
                    <w:rPr>
                      <w:rFonts w:ascii="Cambria Math" w:hAnsi="Cambria Math"/>
                    </w:rPr>
                    <m:t>2</m:t>
                  </m:r>
                </m:sup>
              </m:sSup>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2 </m:t>
              </m:r>
              <m:r>
                <m:rPr>
                  <m:scr m:val="script"/>
                  <m:sty m:val="p"/>
                </m:rPr>
                <w:rPr>
                  <w:rFonts w:ascii="Cambria Math" w:hAnsi="Cambria Math"/>
                </w:rPr>
                <m:t>K</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3</m:t>
                  </m:r>
                </m:sup>
              </m:sSup>
              <m:r>
                <w:rPr>
                  <w:rFonts w:ascii="Cambria Math" w:hAnsi="Cambria Math"/>
                </w:rPr>
                <m:t> </m:t>
              </m:r>
              <m:r>
                <m:rPr>
                  <m:sty m:val="p"/>
                </m:rPr>
                <w:rPr>
                  <w:rFonts w:ascii="Cambria Math" w:hAnsi="Cambria Math"/>
                </w:rPr>
                <m:t>Cov(</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4</m:t>
                  </m:r>
                </m:sup>
              </m:sSup>
              <m:r>
                <w:rPr>
                  <w:rFonts w:ascii="Cambria Math" w:hAnsi="Cambria Math"/>
                </w:rPr>
                <m:t> </m:t>
              </m:r>
              <m:r>
                <m:rPr>
                  <m:scr m:val="double-struck"/>
                  <m:sty m:val="p"/>
                </m:rP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e>
          </m:eqArr>
        </m:oMath>
      </m:oMathPara>
    </w:p>
    <w:p w14:paraId="31AFD99A" w14:textId="06401782" w:rsidR="00351175" w:rsidRDefault="004873CC">
      <w:pPr>
        <w:pStyle w:val="FirstParagraph"/>
      </w:pPr>
      <w:r>
        <w:t>Compute the cross and quadratic terms from Appendix </w:t>
      </w:r>
      <w:hyperlink w:anchor="app:tails">
        <w:r w:rsidR="00391335">
          <w:rPr>
            <w:rStyle w:val="Hyperlink"/>
          </w:rPr>
          <w:t>A</w:t>
        </w:r>
      </w:hyperlink>
      <w:r>
        <w:t>:</w:t>
      </w:r>
    </w:p>
    <w:p w14:paraId="423BB6DF" w14:textId="77777777" w:rsidR="00351175" w:rsidRDefault="005464CE">
      <w:pPr>
        <w:pStyle w:val="BodyText"/>
      </w:pPr>
      <m:oMathPara>
        <m:oMathParaPr>
          <m:jc m:val="center"/>
        </m:oMathParaPr>
        <m:oMath>
          <m:eqArr>
            <m:eqArrPr>
              <m:ctrlPr>
                <w:rPr>
                  <w:rFonts w:ascii="Cambria Math" w:hAnsi="Cambria Math"/>
                </w:rPr>
              </m:ctrlPr>
            </m:eqArrPr>
            <m:e>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 </m:t>
              </m:r>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r>
                <w:rPr>
                  <w:rFonts w:ascii="Cambria Math" w:hAnsi="Cambria Math"/>
                </w:rPr>
                <m:t>3</m:t>
              </m:r>
              <m:r>
                <w:rPr>
                  <w:rFonts w:ascii="Cambria Math" w:hAnsi="Cambria Math"/>
                </w:rPr>
                <m:t>S</m:t>
              </m:r>
              <m:r>
                <m:rPr>
                  <m:sty m:val="p"/>
                </m:rPr>
                <w:rPr>
                  <w:rFonts w:ascii="Cambria Math" w:hAnsi="Cambria Math"/>
                </w:rPr>
                <m:t>)Φ(</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e>
            <m:e>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I</m:t>
              </m:r>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4</m:t>
                  </m:r>
                </m:sup>
              </m:sSup>
              <m:r>
                <m:rPr>
                  <m:sty m:val="p"/>
                </m:rPr>
                <w:rPr>
                  <w:rFonts w:ascii="Cambria Math" w:hAnsi="Cambria Math"/>
                </w:rPr>
                <m:t>+</m:t>
              </m:r>
              <m:r>
                <w:rPr>
                  <w:rFonts w:ascii="Cambria Math" w:hAnsi="Cambria Math"/>
                </w:rPr>
                <m:t>6</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3</m:t>
              </m:r>
              <m:r>
                <m:rPr>
                  <m:sty m:val="p"/>
                </m:rPr>
                <w:rPr>
                  <w:rFonts w:ascii="Cambria Math" w:hAnsi="Cambria Math"/>
                </w:rPr>
                <m:t>)Φ(</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r>
                <w:rPr>
                  <w:rFonts w:ascii="Cambria Math" w:hAnsi="Cambria Math"/>
                </w:rPr>
                <m:t>5</m:t>
              </m:r>
              <m:r>
                <w:rPr>
                  <w:rFonts w:ascii="Cambria Math" w:hAnsi="Cambria Math"/>
                </w:rPr>
                <m:t>S</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e>
          </m:eqArr>
        </m:oMath>
      </m:oMathPara>
    </w:p>
    <w:p w14:paraId="07E35F42" w14:textId="77777777" w:rsidR="00351175" w:rsidRDefault="004873CC">
      <w:pPr>
        <w:pStyle w:val="FirstParagraph"/>
      </w:pPr>
      <w:r>
        <w:lastRenderedPageBreak/>
        <w:t xml:space="preserve">Hence, using the definition </w:t>
      </w:r>
      <m:oMath>
        <m:r>
          <m:rPr>
            <m:sty m:val="p"/>
          </m:rPr>
          <w:rPr>
            <w:rFonts w:ascii="Cambria Math" w:hAnsi="Cambria Math"/>
          </w:rPr>
          <m:t>Cov(</m:t>
        </m:r>
        <m:r>
          <w:rPr>
            <w:rFonts w:ascii="Cambria Math" w:hAnsi="Cambria Math"/>
          </w:rPr>
          <m:t>U</m:t>
        </m:r>
        <m:r>
          <m:rPr>
            <m:sty m:val="p"/>
          </m:rPr>
          <w:rPr>
            <w:rFonts w:ascii="Cambria Math" w:hAnsi="Cambria Math"/>
          </w:rPr>
          <m:t>,</m:t>
        </m:r>
        <m:r>
          <w:rPr>
            <w:rFonts w:ascii="Cambria Math" w:hAnsi="Cambria Math"/>
          </w:rPr>
          <m:t>V</m:t>
        </m:r>
        <m:r>
          <m:rPr>
            <m:scr m:val="double-struck"/>
            <m:sty m:val="p"/>
          </m:rPr>
          <w:rPr>
            <w:rFonts w:ascii="Cambria Math" w:hAnsi="Cambria Math"/>
          </w:rPr>
          <m:t>)=E[</m:t>
        </m:r>
        <m:r>
          <w:rPr>
            <w:rFonts w:ascii="Cambria Math" w:hAnsi="Cambria Math"/>
          </w:rPr>
          <m:t>UV</m:t>
        </m:r>
        <m:r>
          <m:rPr>
            <m:scr m:val="double-struck"/>
            <m:sty m:val="p"/>
          </m:rPr>
          <w:rPr>
            <w:rFonts w:ascii="Cambria Math" w:hAnsi="Cambria Math"/>
          </w:rPr>
          <m:t>]-E[</m:t>
        </m:r>
        <m:r>
          <w:rPr>
            <w:rFonts w:ascii="Cambria Math" w:hAnsi="Cambria Math"/>
          </w:rPr>
          <m:t>U</m:t>
        </m:r>
        <m:r>
          <m:rPr>
            <m:scr m:val="double-struck"/>
            <m:sty m:val="p"/>
          </m:rPr>
          <w:rPr>
            <w:rFonts w:ascii="Cambria Math" w:hAnsi="Cambria Math"/>
          </w:rPr>
          <m:t>]E[</m:t>
        </m:r>
        <m:r>
          <w:rPr>
            <w:rFonts w:ascii="Cambria Math" w:hAnsi="Cambria Math"/>
          </w:rPr>
          <m:t>V</m:t>
        </m:r>
        <m:r>
          <m:rPr>
            <m:sty m:val="p"/>
          </m:rPr>
          <w:rPr>
            <w:rFonts w:ascii="Cambria Math" w:hAnsi="Cambria Math"/>
          </w:rPr>
          <m:t>]</m:t>
        </m:r>
      </m:oMath>
      <w:r>
        <w:t xml:space="preserve"> and noting that </w:t>
      </w:r>
      <m:oMath>
        <m:r>
          <m:rPr>
            <m:scr m:val="double-struck"/>
            <m:sty m:val="p"/>
          </m:rPr>
          <w:rPr>
            <w:rFonts w:ascii="Cambria Math" w:hAnsi="Cambria Math"/>
          </w:rPr>
          <m:t>E[</m:t>
        </m:r>
        <m:r>
          <w:rPr>
            <w:rFonts w:ascii="Cambria Math" w:hAnsi="Cambria Math"/>
          </w:rPr>
          <m:t>X</m:t>
        </m:r>
        <m:r>
          <m:rPr>
            <m:sty m:val="p"/>
          </m:rPr>
          <w:rPr>
            <w:rFonts w:ascii="Cambria Math" w:hAnsi="Cambria Math"/>
          </w:rPr>
          <m:t>]=</m:t>
        </m:r>
        <m:r>
          <w:rPr>
            <w:rFonts w:ascii="Cambria Math" w:hAnsi="Cambria Math"/>
          </w:rPr>
          <m:t>S</m:t>
        </m:r>
      </m:oMath>
      <w:r>
        <w:t>:</w:t>
      </w:r>
    </w:p>
    <w:p w14:paraId="38CA1D13" w14:textId="77777777" w:rsidR="00351175" w:rsidRDefault="005464CE">
      <w:pPr>
        <w:pStyle w:val="BodyText"/>
      </w:pPr>
      <m:oMathPara>
        <m:oMathParaPr>
          <m:jc m:val="center"/>
        </m:oMathParaPr>
        <m:oMath>
          <m:eqArr>
            <m:eqArrPr>
              <m:ctrlPr>
                <w:rPr>
                  <w:rFonts w:ascii="Cambria Math" w:hAnsi="Cambria Math"/>
                </w:rPr>
              </m:ctrlPr>
            </m:eqArrPr>
            <m:e>
              <m:r>
                <m:rPr>
                  <m:sty m:val="p"/>
                </m:rPr>
                <w:rPr>
                  <w:rFonts w:ascii="Cambria Math" w:hAnsi="Cambria Math"/>
                </w:rPr>
                <m:t>Cov(</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r>
                <w:rPr>
                  <w:rFonts w:ascii="Cambria Math" w:hAnsi="Cambria Math"/>
                </w:rPr>
                <m:t>&amp;</m:t>
              </m:r>
              <m:r>
                <m:rPr>
                  <m:sty m:val="p"/>
                </m:rPr>
                <w:rPr>
                  <w:rFonts w:ascii="Cambria Math" w:hAnsi="Cambria Math"/>
                </w:rPr>
                <m:t>=</m:t>
              </m:r>
              <m:r>
                <m:rPr>
                  <m:scr m:val="double-struck"/>
                  <m:sty m:val="p"/>
                </m:rP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r>
                <m:rPr>
                  <m:scr m:val="double-struck"/>
                  <m:sty m:val="p"/>
                </m:rP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e>
            <m:e>
              <m:r>
                <w:rPr>
                  <w:rFonts w:ascii="Cambria Math" w:hAnsi="Cambria Math"/>
                </w:rPr>
                <m:t>&amp;</m:t>
              </m:r>
              <m:r>
                <m:rPr>
                  <m:sty m:val="p"/>
                </m:rPr>
                <w:rPr>
                  <w:rFonts w:ascii="Cambria Math" w:hAnsi="Cambria Math"/>
                </w:rPr>
                <m:t>=</m:t>
              </m:r>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I</m:t>
              </m:r>
              <m:r>
                <m:rPr>
                  <m:sty m:val="p"/>
                </m:rPr>
                <w:rPr>
                  <w:rFonts w:ascii="Cambria Math" w:hAnsi="Cambria Math"/>
                </w:rPr>
                <m:t>]-</m:t>
              </m:r>
              <m:r>
                <w:rPr>
                  <w:rFonts w:ascii="Cambria Math" w:hAnsi="Cambria Math"/>
                </w:rPr>
                <m:t>S</m:t>
              </m:r>
              <m:r>
                <w:rPr>
                  <w:rFonts w:ascii="Cambria Math" w:hAnsi="Cambria Math"/>
                </w:rPr>
                <m:t> </m:t>
              </m:r>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e>
            <m:e>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r>
                <w:rPr>
                  <w:rFonts w:ascii="Cambria Math" w:hAnsi="Cambria Math"/>
                </w:rPr>
                <m:t>3</m:t>
              </m:r>
              <m:r>
                <w:rPr>
                  <w:rFonts w:ascii="Cambria Math" w:hAnsi="Cambria Math"/>
                </w:rPr>
                <m:t>S</m:t>
              </m:r>
              <m:r>
                <m:rPr>
                  <m:sty m:val="p"/>
                </m:rPr>
                <w:rPr>
                  <w:rFonts w:ascii="Cambria Math" w:hAnsi="Cambria Math"/>
                </w:rPr>
                <m:t>)Φ(</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e>
          </m:eqArr>
        </m:oMath>
      </m:oMathPara>
    </w:p>
    <w:p w14:paraId="3CCA4149" w14:textId="77777777" w:rsidR="00351175" w:rsidRDefault="004873CC">
      <w:pPr>
        <w:pStyle w:val="FirstParagraph"/>
      </w:pPr>
      <w:r>
        <w:t xml:space="preserve">Similarly, for the variance of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oMath>
      <w:r>
        <w:t>:</w:t>
      </w:r>
    </w:p>
    <w:p w14:paraId="36377020" w14:textId="77777777" w:rsidR="00351175" w:rsidRDefault="005464CE">
      <w:pPr>
        <w:pStyle w:val="BodyText"/>
      </w:pPr>
      <m:oMathPara>
        <m:oMathParaPr>
          <m:jc m:val="center"/>
        </m:oMathParaPr>
        <m:oMath>
          <m:eqArr>
            <m:eqArrPr>
              <m:ctrlPr>
                <w:rPr>
                  <w:rFonts w:ascii="Cambria Math" w:hAnsi="Cambria Math"/>
                </w:rPr>
              </m:ctrlPr>
            </m:eqArrPr>
            <m:e>
              <m:r>
                <m:rPr>
                  <m:scr m:val="double-struck"/>
                  <m:sty m:val="p"/>
                </m:rP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r>
                <w:rPr>
                  <w:rFonts w:ascii="Cambria Math" w:hAnsi="Cambria Math"/>
                </w:rPr>
                <m:t>&amp;</m:t>
              </m:r>
              <m:r>
                <m:rPr>
                  <m:sty m:val="p"/>
                </m:rPr>
                <w:rPr>
                  <w:rFonts w:ascii="Cambria Math" w:hAnsi="Cambria Math"/>
                </w:rPr>
                <m:t>=</m:t>
              </m:r>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e>
              <m:r>
                <w:rPr>
                  <w:rFonts w:ascii="Cambria Math" w:hAnsi="Cambria Math"/>
                </w:rPr>
                <m:t>&amp;</m:t>
              </m:r>
              <m:r>
                <m:rPr>
                  <m:sty m:val="p"/>
                </m:rPr>
                <w:rPr>
                  <w:rFonts w:ascii="Cambria Math" w:hAnsi="Cambria Math"/>
                </w:rPr>
                <m:t>=</m:t>
              </m:r>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e>
            <m:e>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4</m:t>
                  </m:r>
                </m:sup>
              </m:sSup>
              <m:r>
                <m:rPr>
                  <m:sty m:val="p"/>
                </m:rPr>
                <w:rPr>
                  <w:rFonts w:ascii="Cambria Math" w:hAnsi="Cambria Math"/>
                </w:rPr>
                <m:t>+</m:t>
              </m:r>
              <m:r>
                <w:rPr>
                  <w:rFonts w:ascii="Cambria Math" w:hAnsi="Cambria Math"/>
                </w:rPr>
                <m:t>6</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3</m:t>
              </m:r>
              <m:r>
                <m:rPr>
                  <m:sty m:val="p"/>
                </m:rPr>
                <w:rPr>
                  <w:rFonts w:ascii="Cambria Math" w:hAnsi="Cambria Math"/>
                </w:rPr>
                <m:t>)Φ(</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r>
                <w:rPr>
                  <w:rFonts w:ascii="Cambria Math" w:hAnsi="Cambria Math"/>
                </w:rPr>
                <m:t>5</m:t>
              </m:r>
              <m:r>
                <w:rPr>
                  <w:rFonts w:ascii="Cambria Math" w:hAnsi="Cambria Math"/>
                </w:rPr>
                <m:t>S</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m:rPr>
                  <m:sty m:val="p"/>
                </m:rPr>
                <w:rPr>
                  <w:rFonts w:ascii="Cambria Math" w:hAnsi="Cambria Math"/>
                </w:rPr>
                <m:t>.</m:t>
              </m:r>
            </m:e>
          </m:eqArr>
        </m:oMath>
      </m:oMathPara>
    </w:p>
    <w:p w14:paraId="07D556F7" w14:textId="67EA7D51" w:rsidR="00351175" w:rsidRDefault="002B4C2C">
      <w:pPr>
        <w:pStyle w:val="Heading4"/>
      </w:pPr>
      <w:bookmarkStart w:id="89" w:name="derivatives-in-sigma."/>
      <w:bookmarkEnd w:id="88"/>
      <w:r>
        <w:rPr>
          <w:rStyle w:val="SectionNumber"/>
        </w:rPr>
        <w:t>B3</w:t>
      </w:r>
      <w:r w:rsidR="004873CC">
        <w:tab/>
        <w:t xml:space="preserve">Derivatives in </w:t>
      </w:r>
      <m:oMath>
        <m:r>
          <w:rPr>
            <w:rFonts w:ascii="Cambria Math" w:hAnsi="Cambria Math"/>
          </w:rPr>
          <m:t>σ</m:t>
        </m:r>
      </m:oMath>
      <w:r w:rsidR="004873CC">
        <w:t>.</w:t>
      </w:r>
    </w:p>
    <w:p w14:paraId="1E760551" w14:textId="77777777" w:rsidR="00351175" w:rsidRDefault="004873CC">
      <w:pPr>
        <w:pStyle w:val="FirstParagraph"/>
      </w:pPr>
      <w:r>
        <w:t xml:space="preserve">Differentiate with respect to </w:t>
      </w:r>
      <m:oMath>
        <m:r>
          <w:rPr>
            <w:rFonts w:ascii="Cambria Math" w:hAnsi="Cambria Math"/>
          </w:rPr>
          <m:t>σ</m:t>
        </m:r>
      </m:oMath>
      <w:r>
        <w:t>:</w:t>
      </w:r>
    </w:p>
    <w:p w14:paraId="30B6C81F" w14:textId="77777777" w:rsidR="00351175" w:rsidRDefault="005464CE">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m:t>
                  </m:r>
                </m:e>
                <m:sub>
                  <m:r>
                    <w:rPr>
                      <w:rFonts w:ascii="Cambria Math" w:hAnsi="Cambria Math"/>
                    </w:rPr>
                    <m:t>σ</m:t>
                  </m:r>
                </m:sub>
              </m:sSub>
              <m:r>
                <m:rPr>
                  <m:scr m:val="double-struck"/>
                  <m:sty m:val="p"/>
                </m:rP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&amp;</m:t>
              </m:r>
              <m:r>
                <m:rPr>
                  <m:sty m:val="p"/>
                </m:rPr>
                <w:rPr>
                  <w:rFonts w:ascii="Cambria Math" w:hAnsi="Cambria Math"/>
                </w:rPr>
                <m:t>=</m:t>
              </m:r>
              <m:r>
                <m:rPr>
                  <m:scr m:val="script"/>
                  <m:sty m:val="p"/>
                </m:rPr>
                <w:rPr>
                  <w:rFonts w:ascii="Cambria Math" w:hAnsi="Cambria Math"/>
                </w:rPr>
                <m:t>K</m:t>
              </m:r>
              <m:r>
                <w:rPr>
                  <w:rFonts w:ascii="Cambria Math" w:hAnsi="Cambria Math"/>
                </w:rPr>
                <m:t> </m:t>
              </m:r>
              <m:r>
                <w:rPr>
                  <w:rFonts w:ascii="Cambria Math" w:hAnsi="Cambria Math"/>
                </w:rPr>
                <m:t>S</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m:t>
              </m:r>
              <m:r>
                <w:rPr>
                  <w:rFonts w:ascii="Cambria Math" w:hAnsi="Cambria Math"/>
                </w:rPr>
                <m:t>σ</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e>
            <m:e>
              <m:sSub>
                <m:sSubPr>
                  <m:ctrlPr>
                    <w:rPr>
                      <w:rFonts w:ascii="Cambria Math" w:hAnsi="Cambria Math"/>
                    </w:rPr>
                  </m:ctrlPr>
                </m:sSubPr>
                <m:e>
                  <m:r>
                    <m:rPr>
                      <m:sty m:val="p"/>
                    </m:rPr>
                    <w:rPr>
                      <w:rFonts w:ascii="Cambria Math" w:hAnsi="Cambria Math"/>
                    </w:rPr>
                    <m:t>∂</m:t>
                  </m:r>
                </m:e>
                <m:sub>
                  <m:r>
                    <w:rPr>
                      <w:rFonts w:ascii="Cambria Math" w:hAnsi="Cambria Math"/>
                    </w:rPr>
                    <m:t>σ</m:t>
                  </m:r>
                </m:sub>
              </m:sSub>
              <m:r>
                <m:rPr>
                  <m:scr m:val="double-struck"/>
                  <m:sty m:val="p"/>
                </m:rP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2</m:t>
              </m:r>
              <m:sSup>
                <m:sSupPr>
                  <m:ctrlPr>
                    <w:rPr>
                      <w:rFonts w:ascii="Cambria Math" w:hAnsi="Cambria Math"/>
                    </w:rPr>
                  </m:ctrlPr>
                </m:sSupPr>
                <m:e>
                  <m:r>
                    <m:rPr>
                      <m:scr m:val="script"/>
                      <m:sty m:val="p"/>
                    </m:rPr>
                    <w:rPr>
                      <w:rFonts w:ascii="Cambria Math" w:hAnsi="Cambria Math"/>
                    </w:rPr>
                    <m:t>K</m:t>
                  </m:r>
                </m:e>
                <m:sup>
                  <m:r>
                    <w:rPr>
                      <w:rFonts w:ascii="Cambria Math" w:hAnsi="Cambria Math"/>
                    </w:rPr>
                    <m:t>2</m:t>
                  </m:r>
                </m:sup>
              </m:sSup>
              <m:r>
                <w:rPr>
                  <w:rFonts w:ascii="Cambria Math" w:hAnsi="Cambria Math"/>
                </w:rPr>
                <m:t>σ</m:t>
              </m:r>
              <m:r>
                <m:rPr>
                  <m:sty m:val="p"/>
                </m:rPr>
                <w:rPr>
                  <w:rFonts w:ascii="Cambria Math" w:hAnsi="Cambria Math"/>
                </w:rPr>
                <m:t>+</m:t>
              </m:r>
              <m:r>
                <w:rPr>
                  <w:rFonts w:ascii="Cambria Math" w:hAnsi="Cambria Math"/>
                </w:rPr>
                <m:t>6</m:t>
              </m:r>
              <m:r>
                <m:rPr>
                  <m:scr m:val="script"/>
                  <m:sty m:val="p"/>
                </m:rPr>
                <w:rPr>
                  <w:rFonts w:ascii="Cambria Math" w:hAnsi="Cambria Math"/>
                </w:rPr>
                <m:t>K</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 </m:t>
              </m:r>
              <m:r>
                <m:rPr>
                  <m:sty m:val="p"/>
                </m:rPr>
                <w:rPr>
                  <w:rFonts w:ascii="Cambria Math" w:hAnsi="Cambria Math"/>
                </w:rPr>
                <m:t>Cov(</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3</m:t>
                  </m:r>
                </m:sup>
              </m:sSup>
              <m:r>
                <w:rPr>
                  <w:rFonts w:ascii="Cambria Math" w:hAnsi="Cambria Math"/>
                </w:rPr>
                <m:t> </m:t>
              </m:r>
              <m:r>
                <m:rPr>
                  <m:scr m:val="double-struck"/>
                  <m:sty m:val="p"/>
                </m:rP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e>
          </m:eqArr>
        </m:oMath>
      </m:oMathPara>
    </w:p>
    <w:p w14:paraId="6F2822FA" w14:textId="77777777" w:rsidR="00351175" w:rsidRDefault="004873CC">
      <w:pPr>
        <w:pStyle w:val="FirstParagraph"/>
      </w:pPr>
      <w:r>
        <w:t>Define</w:t>
      </w:r>
    </w:p>
    <w:p w14:paraId="71D2C93A" w14:textId="77777777" w:rsidR="00351175" w:rsidRDefault="005464CE">
      <w:pPr>
        <w:pStyle w:val="BodyText"/>
      </w:pPr>
      <m:oMathPara>
        <m:oMathParaPr>
          <m:jc m:val="center"/>
        </m:oMathParaPr>
        <m:oMath>
          <m:sSub>
            <m:sSubPr>
              <m:ctrlPr>
                <w:rPr>
                  <w:rFonts w:ascii="Cambria Math" w:hAnsi="Cambria Math"/>
                </w:rPr>
              </m:ctrlPr>
            </m:sSubPr>
            <m:e>
              <m:r>
                <m:rPr>
                  <m:sty m:val="p"/>
                </m:rPr>
                <w:rPr>
                  <w:rFonts w:ascii="Cambria Math" w:hAnsi="Cambria Math"/>
                </w:rPr>
                <m:t>Δ</m:t>
              </m:r>
            </m:e>
            <m:sub>
              <m:r>
                <m:rPr>
                  <m:nor/>
                </m:rPr>
                <m:t>quad</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σ</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r>
            <w:rPr>
              <w:rFonts w:ascii="Cambria Math" w:hAnsi="Cambria Math"/>
            </w:rPr>
            <m:t>6</m:t>
          </m:r>
          <m:r>
            <m:rPr>
              <m:scr m:val="script"/>
              <m:sty m:val="p"/>
            </m:rPr>
            <w:rPr>
              <w:rFonts w:ascii="Cambria Math" w:hAnsi="Cambria Math"/>
            </w:rPr>
            <m:t>K</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 </m:t>
          </m:r>
          <m:r>
            <m:rPr>
              <m:sty m:val="p"/>
            </m:rPr>
            <w:rPr>
              <w:rFonts w:ascii="Cambria Math" w:hAnsi="Cambria Math"/>
            </w:rPr>
            <m:t>Cov(</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2</m:t>
              </m:r>
            </m:sup>
          </m:sSubSup>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3</m:t>
              </m:r>
            </m:sup>
          </m:sSup>
          <m:r>
            <w:rPr>
              <w:rFonts w:ascii="Cambria Math" w:hAnsi="Cambria Math"/>
            </w:rPr>
            <m:t> </m:t>
          </m:r>
          <m:r>
            <m:rPr>
              <m:scr m:val="double-struck"/>
              <m:sty m:val="p"/>
            </m:rP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m:t>
          </m:r>
          <m:r>
            <m:rPr>
              <m:sty m:val="p"/>
            </m:rPr>
            <w:rPr>
              <w:rFonts w:ascii="Cambria Math" w:hAnsi="Cambria Math"/>
            </w:rPr>
            <m:t>),</m:t>
          </m:r>
        </m:oMath>
      </m:oMathPara>
    </w:p>
    <w:p w14:paraId="3E7EB260" w14:textId="77777777" w:rsidR="00351175" w:rsidRDefault="004873CC">
      <w:pPr>
        <w:pStyle w:val="FirstParagraph"/>
      </w:pPr>
      <w:r>
        <w:t xml:space="preserve">so that </w:t>
      </w:r>
      <m:oMath>
        <m:sSub>
          <m:sSubPr>
            <m:ctrlPr>
              <w:rPr>
                <w:rFonts w:ascii="Cambria Math" w:hAnsi="Cambria Math"/>
              </w:rPr>
            </m:ctrlPr>
          </m:sSubPr>
          <m:e>
            <m:r>
              <m:rPr>
                <m:sty m:val="p"/>
              </m:rPr>
              <w:rPr>
                <w:rFonts w:ascii="Cambria Math" w:hAnsi="Cambria Math"/>
              </w:rPr>
              <m:t>∂</m:t>
            </m:r>
          </m:e>
          <m:sub>
            <m:r>
              <w:rPr>
                <w:rFonts w:ascii="Cambria Math" w:hAnsi="Cambria Math"/>
              </w:rPr>
              <m:t>σ</m:t>
            </m:r>
          </m:sub>
        </m:sSub>
        <m:r>
          <m:rPr>
            <m:scr m:val="double-struck"/>
            <m:sty m:val="p"/>
          </m:rPr>
          <w:rPr>
            <w:rFonts w:ascii="Cambria Math" w:hAnsi="Cambria Math"/>
          </w:rPr>
          <m:t>V[</m:t>
        </m:r>
        <m:r>
          <w:rPr>
            <w:rFonts w:ascii="Cambria Math" w:hAnsi="Cambria Math"/>
          </w:rPr>
          <m:t>A</m:t>
        </m:r>
        <m:r>
          <m:rPr>
            <m:sty m:val="p"/>
          </m:rPr>
          <w:rPr>
            <w:rFonts w:ascii="Cambria Math" w:hAnsi="Cambria Math"/>
          </w:rPr>
          <m:t>]=</m:t>
        </m:r>
        <m:r>
          <w:rPr>
            <w:rFonts w:ascii="Cambria Math" w:hAnsi="Cambria Math"/>
          </w:rPr>
          <m:t>2</m:t>
        </m:r>
        <m:sSup>
          <m:sSupPr>
            <m:ctrlPr>
              <w:rPr>
                <w:rFonts w:ascii="Cambria Math" w:hAnsi="Cambria Math"/>
              </w:rPr>
            </m:ctrlPr>
          </m:sSupPr>
          <m:e>
            <m:r>
              <m:rPr>
                <m:scr m:val="script"/>
                <m:sty m:val="p"/>
              </m:rPr>
              <w:rPr>
                <w:rFonts w:ascii="Cambria Math" w:hAnsi="Cambria Math"/>
              </w:rPr>
              <m:t>K</m:t>
            </m:r>
          </m:e>
          <m:sup>
            <m:r>
              <w:rPr>
                <w:rFonts w:ascii="Cambria Math" w:hAnsi="Cambria Math"/>
              </w:rPr>
              <m:t>2</m:t>
            </m:r>
          </m:sup>
        </m:sSup>
        <m:r>
          <w:rPr>
            <w:rFonts w:ascii="Cambria Math" w:hAnsi="Cambria Math"/>
          </w:rPr>
          <m:t>σ</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nor/>
              </m:rPr>
              <m:t>quad</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σ</m:t>
        </m:r>
        <m:r>
          <m:rPr>
            <m:sty m:val="p"/>
          </m:rPr>
          <w:rPr>
            <w:rFonts w:ascii="Cambria Math" w:hAnsi="Cambria Math"/>
          </w:rPr>
          <m:t>)</m:t>
        </m:r>
      </m:oMath>
      <w:r>
        <w:t>.</w:t>
      </w:r>
    </w:p>
    <w:p w14:paraId="1D8DF3E7" w14:textId="343BA0CA" w:rsidR="00351175" w:rsidRPr="00AD134B" w:rsidRDefault="00AD134B">
      <w:pPr>
        <w:pStyle w:val="Heading1"/>
        <w:rPr>
          <w:sz w:val="28"/>
          <w:szCs w:val="28"/>
        </w:rPr>
      </w:pPr>
      <w:bookmarkStart w:id="90" w:name="app:manager-solution"/>
      <w:bookmarkEnd w:id="85"/>
      <w:bookmarkEnd w:id="89"/>
      <w:r w:rsidRPr="00AD134B">
        <w:rPr>
          <w:rStyle w:val="SectionNumber"/>
          <w:sz w:val="28"/>
          <w:szCs w:val="28"/>
        </w:rPr>
        <w:t>Appendix C:</w:t>
      </w:r>
      <w:r w:rsidR="004873CC" w:rsidRPr="00AD134B">
        <w:rPr>
          <w:sz w:val="28"/>
          <w:szCs w:val="28"/>
        </w:rPr>
        <w:tab/>
        <w:t>Manager’s problem, best response, and IC fee</w:t>
      </w:r>
    </w:p>
    <w:p w14:paraId="25BC8A2C" w14:textId="60251BF0" w:rsidR="00AD134B" w:rsidRDefault="00AD134B">
      <w:pPr>
        <w:pStyle w:val="FirstParagraph"/>
      </w:pPr>
      <w:r>
        <w:t>In this appendix we derive the manager’s first-order condition and the incentive-compatible fee schedule used in Section 2.3. The appendix shows how the manager’s optimal volatility choice depends on the marginal effect of volatility on expected AUM and AUM risk, and then derives the fee that implements a target volatility chosen by the investor.</w:t>
      </w:r>
    </w:p>
    <w:p w14:paraId="4384AB55" w14:textId="6EB819B0" w:rsidR="00AD134B" w:rsidRPr="00AD134B" w:rsidRDefault="00AD134B">
      <w:pPr>
        <w:pStyle w:val="FirstParagraph"/>
        <w:rPr>
          <w:sz w:val="28"/>
          <w:szCs w:val="28"/>
        </w:rPr>
      </w:pPr>
      <w:r w:rsidRPr="00AD134B">
        <w:rPr>
          <w:sz w:val="28"/>
          <w:szCs w:val="28"/>
        </w:rPr>
        <w:t>C.1 Manager’s First-Order Condition</w:t>
      </w:r>
    </w:p>
    <w:p w14:paraId="69D2B564" w14:textId="0AADAAF8" w:rsidR="00351175" w:rsidRDefault="004873CC">
      <w:pPr>
        <w:pStyle w:val="FirstParagraph"/>
      </w:pPr>
      <w:r>
        <w:t xml:space="preserve">The manager’s objective is to maximize mean-variance utility over fee revenue </w:t>
      </w:r>
      <m:oMath>
        <m:r>
          <w:rPr>
            <w:rFonts w:ascii="Cambria Math" w:hAnsi="Cambria Math"/>
          </w:rPr>
          <m:t>ϕA</m:t>
        </m:r>
      </m:oMath>
      <w:r>
        <w:t>:</w:t>
      </w:r>
    </w:p>
    <w:p w14:paraId="53859A50" w14:textId="77777777" w:rsidR="00351175" w:rsidRDefault="005464CE">
      <w:pPr>
        <w:pStyle w:val="BodyText"/>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σ</m:t>
              </m:r>
            </m:lim>
          </m:limLow>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ϕ</m:t>
          </m:r>
          <m:r>
            <w:rPr>
              <w:rFonts w:ascii="Cambria Math" w:hAnsi="Cambria Math"/>
            </w:rPr>
            <m:t> </m:t>
          </m:r>
          <m:r>
            <m:rPr>
              <m:scr m:val="double-struck"/>
              <m:sty m:val="p"/>
            </m:rP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η</m:t>
              </m:r>
              <m:sSup>
                <m:sSupPr>
                  <m:ctrlPr>
                    <w:rPr>
                      <w:rFonts w:ascii="Cambria Math" w:hAnsi="Cambria Math"/>
                    </w:rPr>
                  </m:ctrlPr>
                </m:sSupPr>
                <m:e>
                  <m:r>
                    <w:rPr>
                      <w:rFonts w:ascii="Cambria Math" w:hAnsi="Cambria Math"/>
                    </w:rPr>
                    <m:t>ϕ</m:t>
                  </m:r>
                </m:e>
                <m:sup>
                  <m:r>
                    <w:rPr>
                      <w:rFonts w:ascii="Cambria Math" w:hAnsi="Cambria Math"/>
                    </w:rPr>
                    <m:t>2</m:t>
                  </m:r>
                </m:sup>
              </m:sSup>
            </m:num>
            <m:den>
              <m:r>
                <w:rPr>
                  <w:rFonts w:ascii="Cambria Math" w:hAnsi="Cambria Math"/>
                </w:rPr>
                <m:t>2</m:t>
              </m:r>
            </m:den>
          </m:f>
          <m:r>
            <w:rPr>
              <w:rFonts w:ascii="Cambria Math" w:hAnsi="Cambria Math"/>
            </w:rPr>
            <m:t> </m:t>
          </m:r>
          <m:r>
            <m:rPr>
              <m:scr m:val="double-struck"/>
              <m:sty m:val="p"/>
            </m:rP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477DD8DC" w14:textId="77777777" w:rsidR="00351175" w:rsidRDefault="004873CC">
      <w:pPr>
        <w:pStyle w:val="FirstParagraph"/>
      </w:pPr>
      <w:r>
        <w:t xml:space="preserve">where </w:t>
      </w:r>
      <m:oMath>
        <m:r>
          <w:rPr>
            <w:rFonts w:ascii="Cambria Math" w:hAnsi="Cambria Math"/>
          </w:rPr>
          <m:t>η</m:t>
        </m:r>
        <m:r>
          <m:rPr>
            <m:sty m:val="p"/>
          </m:rPr>
          <w:rPr>
            <w:rFonts w:ascii="Cambria Math" w:hAnsi="Cambria Math"/>
          </w:rPr>
          <m:t>&gt;</m:t>
        </m:r>
        <m:r>
          <w:rPr>
            <w:rFonts w:ascii="Cambria Math" w:hAnsi="Cambria Math"/>
          </w:rPr>
          <m:t>0</m:t>
        </m:r>
      </m:oMath>
      <w:r>
        <w:t xml:space="preserve"> is the manager’s risk aversion coefficient. Taking the first-order condition with respect to </w:t>
      </w:r>
      <m:oMath>
        <m:r>
          <w:rPr>
            <w:rFonts w:ascii="Cambria Math" w:hAnsi="Cambria Math"/>
          </w:rPr>
          <m:t>σ</m:t>
        </m:r>
      </m:oMath>
      <w:r>
        <w:t xml:space="preserve"> and using the derivatives </w:t>
      </w:r>
      <w:commentRangeStart w:id="91"/>
      <w:r>
        <w:t xml:space="preserve">from </w:t>
      </w:r>
      <w:hyperlink w:anchor="eq:dEA">
        <w:r>
          <w:rPr>
            <w:rStyle w:val="Hyperlink"/>
          </w:rPr>
          <w:t>[eq:dEA]</w:t>
        </w:r>
      </w:hyperlink>
      <w:r>
        <w:t xml:space="preserve"> and </w:t>
      </w:r>
      <w:hyperlink w:anchor="eq:dVarA">
        <w:r>
          <w:rPr>
            <w:rStyle w:val="Hyperlink"/>
          </w:rPr>
          <w:t>[eq:dVarA]</w:t>
        </w:r>
      </w:hyperlink>
      <w:commentRangeEnd w:id="91"/>
      <w:r w:rsidR="00472868">
        <w:rPr>
          <w:rStyle w:val="CommentReference"/>
          <w:sz w:val="24"/>
          <w:szCs w:val="24"/>
        </w:rPr>
        <w:commentReference w:id="91"/>
      </w:r>
      <w:r>
        <w:t>:</w:t>
      </w:r>
    </w:p>
    <w:p w14:paraId="41F55C0B" w14:textId="77777777" w:rsidR="00351175" w:rsidRDefault="005464CE">
      <w:pPr>
        <w:pStyle w:val="BodyText"/>
      </w:pPr>
      <m:oMathPara>
        <m:oMathParaPr>
          <m:jc m:val="center"/>
        </m:oMathParaPr>
        <m:oMath>
          <m:eqArr>
            <m:eqArrPr>
              <m:ctrlPr>
                <w:rPr>
                  <w:rFonts w:ascii="Cambria Math" w:hAnsi="Cambria Math"/>
                </w:rPr>
              </m:ctrlPr>
            </m:eqArr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num>
                <m:den>
                  <m:r>
                    <m:rPr>
                      <m:sty m:val="p"/>
                    </m:rPr>
                    <w:rPr>
                      <w:rFonts w:ascii="Cambria Math" w:hAnsi="Cambria Math"/>
                    </w:rPr>
                    <m:t>∂</m:t>
                  </m:r>
                  <m:r>
                    <w:rPr>
                      <w:rFonts w:ascii="Cambria Math" w:hAnsi="Cambria Math"/>
                    </w:rPr>
                    <m:t>σ</m:t>
                  </m:r>
                </m:den>
              </m:f>
              <m:r>
                <w:rPr>
                  <w:rFonts w:ascii="Cambria Math" w:hAnsi="Cambria Math"/>
                </w:rPr>
                <m:t>&amp;</m:t>
              </m:r>
              <m:r>
                <m:rPr>
                  <m:sty m:val="p"/>
                </m:rPr>
                <w:rPr>
                  <w:rFonts w:ascii="Cambria Math" w:hAnsi="Cambria Math"/>
                </w:rPr>
                <m:t>=</m:t>
              </m:r>
              <m:r>
                <w:rPr>
                  <w:rFonts w:ascii="Cambria Math" w:hAnsi="Cambria Math"/>
                </w:rPr>
                <m:t>ϕ</m:t>
              </m:r>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σ</m:t>
                  </m:r>
                </m:sub>
              </m:sSub>
              <m:r>
                <m:rPr>
                  <m:scr m:val="double-struck"/>
                  <m:sty m:val="p"/>
                </m:rP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η</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σ</m:t>
                  </m:r>
                </m:sub>
              </m:sSub>
              <m:r>
                <m:rPr>
                  <m:scr m:val="double-struck"/>
                  <m:sty m:val="p"/>
                </m:rP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ϕ</m:t>
              </m:r>
              <m:d>
                <m:dPr>
                  <m:ctrlPr>
                    <w:rPr>
                      <w:rFonts w:ascii="Cambria Math" w:hAnsi="Cambria Math"/>
                    </w:rPr>
                  </m:ctrlPr>
                </m:dPr>
                <m:e>
                  <m:r>
                    <m:rPr>
                      <m:scr m:val="script"/>
                      <m:sty m:val="p"/>
                    </m:rPr>
                    <w:rPr>
                      <w:rFonts w:ascii="Cambria Math" w:hAnsi="Cambria Math"/>
                    </w:rPr>
                    <m:t>K</m:t>
                  </m:r>
                  <m:r>
                    <w:rPr>
                      <w:rFonts w:ascii="Cambria Math" w:hAnsi="Cambria Math"/>
                    </w:rPr>
                    <m:t>S</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m:t>
                  </m:r>
                  <m:r>
                    <w:rPr>
                      <w:rFonts w:ascii="Cambria Math" w:hAnsi="Cambria Math"/>
                    </w:rPr>
                    <m:t>σ</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e>
              </m:d>
              <m:r>
                <m:rPr>
                  <m:sty m:val="p"/>
                </m:rPr>
                <w:rPr>
                  <w:rFonts w:ascii="Cambria Math" w:hAnsi="Cambria Math"/>
                </w:rPr>
                <m:t>-</m:t>
              </m:r>
              <m:r>
                <w:rPr>
                  <w:rFonts w:ascii="Cambria Math" w:hAnsi="Cambria Math"/>
                </w:rPr>
                <m:t>η</m:t>
              </m:r>
              <m:sSup>
                <m:sSupPr>
                  <m:ctrlPr>
                    <w:rPr>
                      <w:rFonts w:ascii="Cambria Math" w:hAnsi="Cambria Math"/>
                    </w:rPr>
                  </m:ctrlPr>
                </m:sSupPr>
                <m:e>
                  <m:r>
                    <w:rPr>
                      <w:rFonts w:ascii="Cambria Math" w:hAnsi="Cambria Math"/>
                    </w:rPr>
                    <m:t>ϕ</m:t>
                  </m:r>
                </m:e>
                <m:sup>
                  <m:r>
                    <w:rPr>
                      <w:rFonts w:ascii="Cambria Math" w:hAnsi="Cambria Math"/>
                    </w:rPr>
                    <m:t>2</m:t>
                  </m:r>
                </m:sup>
              </m:sSup>
              <m:d>
                <m:dPr>
                  <m:ctrlPr>
                    <w:rPr>
                      <w:rFonts w:ascii="Cambria Math" w:hAnsi="Cambria Math"/>
                    </w:rPr>
                  </m:ctrlPr>
                </m:dPr>
                <m:e>
                  <m:r>
                    <w:rPr>
                      <w:rFonts w:ascii="Cambria Math" w:hAnsi="Cambria Math"/>
                    </w:rPr>
                    <m:t>2</m:t>
                  </m:r>
                  <m:sSup>
                    <m:sSupPr>
                      <m:ctrlPr>
                        <w:rPr>
                          <w:rFonts w:ascii="Cambria Math" w:hAnsi="Cambria Math"/>
                        </w:rPr>
                      </m:ctrlPr>
                    </m:sSupPr>
                    <m:e>
                      <m:r>
                        <m:rPr>
                          <m:scr m:val="script"/>
                          <m:sty m:val="p"/>
                        </m:rPr>
                        <w:rPr>
                          <w:rFonts w:ascii="Cambria Math" w:hAnsi="Cambria Math"/>
                        </w:rPr>
                        <m:t>K</m:t>
                      </m:r>
                    </m:e>
                    <m:sup>
                      <m:r>
                        <w:rPr>
                          <w:rFonts w:ascii="Cambria Math" w:hAnsi="Cambria Math"/>
                        </w:rPr>
                        <m:t>2</m:t>
                      </m:r>
                    </m:sup>
                  </m:sSup>
                  <m:r>
                    <w:rPr>
                      <w:rFonts w:ascii="Cambria Math" w:hAnsi="Cambria Math"/>
                    </w:rPr>
                    <m:t>σ</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nor/>
                        </m:rPr>
                        <m:t>quad</m:t>
                      </m:r>
                    </m:sub>
                  </m:sSub>
                </m:e>
              </m:d>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e>
          </m:eqArr>
        </m:oMath>
      </m:oMathPara>
    </w:p>
    <w:p w14:paraId="0030A59D" w14:textId="1EA260F0" w:rsidR="00AD134B" w:rsidRPr="00AD134B" w:rsidRDefault="00AD134B">
      <w:pPr>
        <w:pStyle w:val="FirstParagraph"/>
        <w:rPr>
          <w:sz w:val="28"/>
          <w:szCs w:val="28"/>
        </w:rPr>
      </w:pPr>
      <w:r w:rsidRPr="00AD134B">
        <w:rPr>
          <w:sz w:val="28"/>
          <w:szCs w:val="28"/>
        </w:rPr>
        <w:t>C.2 Existence and Uniqueness of the Manager’s Best Response</w:t>
      </w:r>
    </w:p>
    <w:p w14:paraId="7CD8EFF4" w14:textId="295B1FFA" w:rsidR="00351175" w:rsidRDefault="004873CC">
      <w:pPr>
        <w:pStyle w:val="FirstParagraph"/>
      </w:pPr>
      <w:r>
        <w:lastRenderedPageBreak/>
        <w:t xml:space="preserve">The left side represents the marginal net benefit of increasing volatility: the first term captures the increase in expected fee revenue (through both higher expected returns when </w:t>
      </w:r>
      <m:oMath>
        <m:r>
          <w:rPr>
            <w:rFonts w:ascii="Cambria Math" w:hAnsi="Cambria Math"/>
          </w:rPr>
          <m:t>S</m:t>
        </m:r>
        <m:r>
          <m:rPr>
            <m:sty m:val="p"/>
          </m:rPr>
          <w:rPr>
            <w:rFonts w:ascii="Cambria Math" w:hAnsi="Cambria Math"/>
          </w:rPr>
          <m:t>&gt;</m:t>
        </m:r>
        <m:r>
          <w:rPr>
            <w:rFonts w:ascii="Cambria Math" w:hAnsi="Cambria Math"/>
          </w:rPr>
          <m:t>0</m:t>
        </m:r>
      </m:oMath>
      <w:r>
        <w:t xml:space="preserve"> and convex flow effects when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while the second term captures the disutility </w:t>
      </w:r>
      <w:r w:rsidR="00923DF7">
        <w:t>associated with increased fee-revenue</w:t>
      </w:r>
      <w:r>
        <w:t xml:space="preserve"> risk.</w:t>
      </w:r>
    </w:p>
    <w:p w14:paraId="56560AEA" w14:textId="64E50858" w:rsidR="00923DF7" w:rsidDel="00472868" w:rsidRDefault="00923DF7" w:rsidP="00923DF7">
      <w:pPr>
        <w:pStyle w:val="BodyText"/>
        <w:rPr>
          <w:del w:id="92" w:author="Igor Yelnik" w:date="2026-05-05T17:28:00Z" w16du:dateUtc="2026-05-05T16:28:00Z"/>
        </w:rPr>
      </w:pPr>
      <w:r>
        <w:t xml:space="preserve">Under the condition that </w:t>
      </w:r>
      <m:oMath>
        <m:r>
          <w:rPr>
            <w:rFonts w:ascii="Cambria Math" w:hAnsi="Cambria Math"/>
          </w:rPr>
          <m:t>ηϕ</m:t>
        </m:r>
        <m:r>
          <m:rPr>
            <m:sty m:val="p"/>
          </m:rPr>
          <w:rPr>
            <w:rFonts w:ascii="Cambria Math" w:hAnsi="Cambria Math"/>
          </w:rPr>
          <m:t>⋅</m:t>
        </m:r>
        <m:r>
          <w:rPr>
            <w:rFonts w:ascii="Cambria Math" w:hAnsi="Cambria Math"/>
          </w:rPr>
          <m:t>2</m:t>
        </m:r>
        <m:sSup>
          <m:sSupPr>
            <m:ctrlPr>
              <w:rPr>
                <w:rFonts w:ascii="Cambria Math" w:hAnsi="Cambria Math"/>
              </w:rPr>
            </m:ctrlPr>
          </m:sSupPr>
          <m:e>
            <m:r>
              <m:rPr>
                <m:scr m:val="script"/>
                <m:sty m:val="p"/>
              </m:rPr>
              <w:rPr>
                <w:rFonts w:ascii="Cambria Math" w:hAnsi="Cambria Math"/>
              </w:rPr>
              <m:t>K</m:t>
            </m:r>
          </m:e>
          <m:sup>
            <m:r>
              <w:rPr>
                <w:rFonts w:ascii="Cambria Math" w:hAnsi="Cambria Math"/>
              </w:rPr>
              <m:t>2</m:t>
            </m:r>
          </m:sup>
        </m:sSup>
        <m:r>
          <m:rPr>
            <m:sty m:val="p"/>
          </m:rPr>
          <w:rPr>
            <w:rFonts w:ascii="Cambria Math" w:hAnsi="Cambria Math"/>
          </w:rPr>
          <m:t>&gt;</m:t>
        </m:r>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1</m:t>
            </m:r>
          </m:sub>
        </m:sSub>
      </m:oMath>
      <w:r w:rsidR="004873CC">
        <w:t xml:space="preserve">, </w:t>
      </w:r>
      <w:r>
        <w:t xml:space="preserve">the marginal cost grows faster than the marginal benefit for large values of σ. As a result, the first-order condition is strictly decreasing in σ, ensuring the existence of a unique interior solution  </w:t>
      </w:r>
      <w:r w:rsidRPr="00923DF7">
        <w:t>σ</w:t>
      </w:r>
      <w:r w:rsidRPr="00923DF7">
        <w:rPr>
          <w:rFonts w:ascii="Cambria Math" w:hAnsi="Cambria Math" w:cs="Cambria Math"/>
          <w:vertAlign w:val="superscript"/>
        </w:rPr>
        <w:t>∗</w:t>
      </w:r>
      <w:r w:rsidRPr="00923DF7">
        <w:t>(ϕ)&gt;0</w:t>
      </w:r>
      <w:commentRangeStart w:id="93"/>
    </w:p>
    <w:p w14:paraId="3DED8EF2" w14:textId="5C2C5B49" w:rsidR="00923DF7" w:rsidRDefault="00923DF7" w:rsidP="00923DF7">
      <w:pPr>
        <w:pStyle w:val="BodyText"/>
      </w:pPr>
    </w:p>
    <w:p w14:paraId="297A5B4E" w14:textId="5D91AEE2" w:rsidR="00351175" w:rsidRDefault="00923DF7" w:rsidP="00923DF7">
      <w:pPr>
        <w:pStyle w:val="BodyText"/>
      </w:pPr>
      <w:r>
        <w:t>(ϕ)&gt;0.</w:t>
      </w:r>
      <w:r w:rsidR="004873CC">
        <w:t>the q</w:t>
      </w:r>
      <w:commentRangeEnd w:id="93"/>
      <w:r w:rsidR="00472868">
        <w:rPr>
          <w:rStyle w:val="CommentReference"/>
          <w:sz w:val="24"/>
          <w:szCs w:val="24"/>
        </w:rPr>
        <w:commentReference w:id="93"/>
      </w:r>
      <w:r w:rsidR="004873CC">
        <w:t xml:space="preserve">uadratic term </w:t>
      </w:r>
      <m:oMath>
        <m:r>
          <m:rPr>
            <m:sty m:val="p"/>
          </m:rPr>
          <w:rPr>
            <w:rFonts w:ascii="Cambria Math" w:hAnsi="Cambria Math"/>
          </w:rPr>
          <m:t>-</m:t>
        </m:r>
        <m:r>
          <w:rPr>
            <w:rFonts w:ascii="Cambria Math" w:hAnsi="Cambria Math"/>
          </w:rPr>
          <m:t>η</m:t>
        </m:r>
        <m:sSup>
          <m:sSupPr>
            <m:ctrlPr>
              <w:rPr>
                <w:rFonts w:ascii="Cambria Math" w:hAnsi="Cambria Math"/>
              </w:rPr>
            </m:ctrlPr>
          </m:sSupPr>
          <m:e>
            <m:r>
              <w:rPr>
                <w:rFonts w:ascii="Cambria Math" w:hAnsi="Cambria Math"/>
              </w:rPr>
              <m:t>ϕ</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m:rPr>
                <m:scr m:val="script"/>
                <m:sty m:val="p"/>
              </m:rPr>
              <w:rPr>
                <w:rFonts w:ascii="Cambria Math" w:hAnsi="Cambria Math"/>
              </w:rPr>
              <m:t>K</m:t>
            </m:r>
          </m:e>
          <m:sup>
            <m:r>
              <w:rPr>
                <w:rFonts w:ascii="Cambria Math" w:hAnsi="Cambria Math"/>
              </w:rPr>
              <m:t>2</m:t>
            </m:r>
          </m:sup>
        </m:sSup>
        <m:r>
          <w:rPr>
            <w:rFonts w:ascii="Cambria Math" w:hAnsi="Cambria Math"/>
          </w:rPr>
          <m:t>σ</m:t>
        </m:r>
      </m:oMath>
      <w:r w:rsidR="004873CC">
        <w:t xml:space="preserve"> dominates for large </w:t>
      </w:r>
      <m:oMath>
        <m:r>
          <w:rPr>
            <w:rFonts w:ascii="Cambria Math" w:hAnsi="Cambria Math"/>
          </w:rPr>
          <m:t>σ</m:t>
        </m:r>
      </m:oMath>
      <w:r w:rsidR="004873CC">
        <w:t xml:space="preserve">, making </w:t>
      </w:r>
      <w:commentRangeStart w:id="94"/>
      <w:r w:rsidR="004873CC">
        <w:fldChar w:fldCharType="begin"/>
      </w:r>
      <w:r w:rsidR="004873CC">
        <w:instrText>HYPERLINK \l "eq:manager-FOC" \h</w:instrText>
      </w:r>
      <w:r w:rsidR="004873CC">
        <w:fldChar w:fldCharType="separate"/>
      </w:r>
      <w:r w:rsidR="004873CC">
        <w:rPr>
          <w:rStyle w:val="Hyperlink"/>
        </w:rPr>
        <w:t>[eq:manager-FOC]</w:t>
      </w:r>
      <w:r w:rsidR="004873CC">
        <w:fldChar w:fldCharType="end"/>
      </w:r>
      <w:r w:rsidR="004873CC">
        <w:t xml:space="preserve"> </w:t>
      </w:r>
      <w:commentRangeEnd w:id="94"/>
      <w:r w:rsidR="00472868">
        <w:rPr>
          <w:rStyle w:val="CommentReference"/>
          <w:sz w:val="24"/>
          <w:szCs w:val="24"/>
        </w:rPr>
        <w:commentReference w:id="94"/>
      </w:r>
      <w:r w:rsidR="004873CC">
        <w:t xml:space="preserve">a strictly decreasing function of </w:t>
      </w:r>
      <m:oMath>
        <m:r>
          <w:rPr>
            <w:rFonts w:ascii="Cambria Math" w:hAnsi="Cambria Math"/>
          </w:rPr>
          <m:t>σ</m:t>
        </m:r>
      </m:oMath>
      <w:r w:rsidR="004873CC">
        <w:t xml:space="preserve">. Since the FOC is positive at </w:t>
      </w:r>
      <m:oMath>
        <m:r>
          <w:rPr>
            <w:rFonts w:ascii="Cambria Math" w:hAnsi="Cambria Math"/>
          </w:rPr>
          <m:t>σ</m:t>
        </m:r>
        <m:r>
          <m:rPr>
            <m:sty m:val="p"/>
          </m:rPr>
          <w:rPr>
            <w:rFonts w:ascii="Cambria Math" w:hAnsi="Cambria Math"/>
          </w:rPr>
          <m:t>=</m:t>
        </m:r>
        <m:r>
          <w:rPr>
            <w:rFonts w:ascii="Cambria Math" w:hAnsi="Cambria Math"/>
          </w:rPr>
          <m:t>0</m:t>
        </m:r>
      </m:oMath>
      <w:r w:rsidR="004873CC">
        <w:t xml:space="preserve"> (when </w:t>
      </w:r>
      <m:oMath>
        <m:r>
          <w:rPr>
            <w:rFonts w:ascii="Cambria Math" w:hAnsi="Cambria Math"/>
          </w:rPr>
          <m:t>S</m:t>
        </m:r>
        <m:r>
          <m:rPr>
            <m:sty m:val="p"/>
          </m:rPr>
          <w:rPr>
            <w:rFonts w:ascii="Cambria Math" w:hAnsi="Cambria Math"/>
          </w:rPr>
          <m:t>&gt;</m:t>
        </m:r>
        <m:r>
          <w:rPr>
            <w:rFonts w:ascii="Cambria Math" w:hAnsi="Cambria Math"/>
          </w:rPr>
          <m:t>0</m:t>
        </m:r>
      </m:oMath>
      <w:r w:rsidR="004873CC">
        <w:t xml:space="preserve">) and eventually negative for large </w:t>
      </w:r>
      <m:oMath>
        <m:r>
          <w:rPr>
            <w:rFonts w:ascii="Cambria Math" w:hAnsi="Cambria Math"/>
          </w:rPr>
          <m:t>σ</m:t>
        </m:r>
      </m:oMath>
      <w:r w:rsidR="004873CC">
        <w:t xml:space="preserve">, the intermediate value theorem guarantees a unique interior solution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ϕ</m:t>
        </m:r>
        <m:r>
          <m:rPr>
            <m:sty m:val="p"/>
          </m:rPr>
          <w:rPr>
            <w:rFonts w:ascii="Cambria Math" w:hAnsi="Cambria Math"/>
          </w:rPr>
          <m:t>)&gt;</m:t>
        </m:r>
        <m:r>
          <w:rPr>
            <w:rFonts w:ascii="Cambria Math" w:hAnsi="Cambria Math"/>
          </w:rPr>
          <m:t>0</m:t>
        </m:r>
      </m:oMath>
      <w:r w:rsidR="004873CC">
        <w:t>.</w:t>
      </w:r>
    </w:p>
    <w:p w14:paraId="4EFA38BF" w14:textId="77777777" w:rsidR="00472868" w:rsidRDefault="00472868" w:rsidP="000F5087">
      <w:pPr>
        <w:pStyle w:val="BodyText"/>
        <w:rPr>
          <w:ins w:id="95" w:author="Igor Yelnik" w:date="2026-05-05T17:29:00Z" w16du:dateUtc="2026-05-05T16:29:00Z"/>
        </w:rPr>
      </w:pPr>
    </w:p>
    <w:p w14:paraId="22C8E74D" w14:textId="3527B291" w:rsidR="000F5087" w:rsidRDefault="000F5087" w:rsidP="000F5087">
      <w:pPr>
        <w:pStyle w:val="BodyText"/>
      </w:pPr>
      <w:r>
        <w:t>C.3 Closed-Form Approximation</w:t>
      </w:r>
    </w:p>
    <w:p w14:paraId="105E2EAC" w14:textId="72D3E3FC" w:rsidR="000F5087" w:rsidDel="00472868" w:rsidRDefault="000F5087" w:rsidP="000F5087">
      <w:pPr>
        <w:pStyle w:val="BodyText"/>
        <w:rPr>
          <w:del w:id="96" w:author="Igor Yelnik" w:date="2026-05-05T17:29:00Z" w16du:dateUtc="2026-05-05T16:29:00Z"/>
        </w:rPr>
      </w:pPr>
    </w:p>
    <w:p w14:paraId="2FA024A2" w14:textId="77777777" w:rsidR="000F5087" w:rsidRDefault="000F5087" w:rsidP="000F5087">
      <w:pPr>
        <w:pStyle w:val="NormalWeb"/>
        <w:rPr>
          <w:rFonts w:asciiTheme="minorHAnsi" w:hAnsiTheme="minorHAnsi"/>
        </w:rPr>
      </w:pPr>
      <w:r w:rsidRPr="000F5087">
        <w:rPr>
          <w:rFonts w:asciiTheme="minorHAnsi" w:hAnsiTheme="minorHAnsi"/>
        </w:rPr>
        <w:t>To obtain additional analytical insight, it is useful to consider an approximation to the manager’s best response. Under the approximation</w:t>
      </w:r>
      <w:bookmarkStart w:id="97" w:name="closed-form-approximation."/>
    </w:p>
    <w:p w14:paraId="6CE0FBA3" w14:textId="520AD8FC" w:rsidR="000F5087" w:rsidRPr="000F5087" w:rsidRDefault="000F5087" w:rsidP="000F5087">
      <w:pPr>
        <w:pStyle w:val="NormalWeb"/>
        <w:rPr>
          <w:rFonts w:eastAsia="Times New Roman"/>
          <w:lang w:eastAsia="en-US"/>
        </w:rPr>
      </w:pPr>
      <w:r>
        <w:rPr>
          <w:rFonts w:asciiTheme="minorHAnsi" w:hAnsiTheme="minorHAnsi"/>
        </w:rPr>
        <w:t xml:space="preserve">              </w:t>
      </w:r>
      <w:r w:rsidR="00472868">
        <w:rPr>
          <w:rFonts w:asciiTheme="minorHAnsi" w:hAnsiTheme="minorHAnsi"/>
        </w:rPr>
        <w:br/>
      </w:r>
      <m:oMathPara>
        <m:oMath>
          <m:f>
            <m:fPr>
              <m:ctrlPr>
                <w:rPr>
                  <w:rFonts w:ascii="Cambria Math" w:eastAsia="Times New Roman" w:hAnsi="Cambria Math"/>
                  <w:lang w:eastAsia="en-US"/>
                </w:rPr>
              </m:ctrlPr>
            </m:fPr>
            <m:num>
              <m:r>
                <m:rPr>
                  <m:sty m:val="p"/>
                </m:rPr>
                <w:rPr>
                  <w:rFonts w:ascii="Cambria Math" w:eastAsia="Times New Roman" w:hAnsi="Cambria Math"/>
                  <w:lang w:eastAsia="en-US"/>
                </w:rPr>
                <m:t>∂</m:t>
              </m:r>
            </m:num>
            <m:den>
              <m:r>
                <m:rPr>
                  <m:sty m:val="p"/>
                </m:rPr>
                <w:rPr>
                  <w:rFonts w:ascii="Cambria Math" w:eastAsia="Times New Roman" w:hAnsi="Cambria Math"/>
                  <w:lang w:eastAsia="en-US"/>
                </w:rPr>
                <m:t>∂</m:t>
              </m:r>
              <m:r>
                <w:rPr>
                  <w:rFonts w:ascii="Cambria Math" w:eastAsia="Times New Roman" w:hAnsi="Cambria Math"/>
                  <w:lang w:eastAsia="en-US"/>
                </w:rPr>
                <m:t>σ</m:t>
              </m:r>
            </m:den>
          </m:f>
          <m:r>
            <m:rPr>
              <m:sty m:val="p"/>
            </m:rPr>
            <w:rPr>
              <w:rFonts w:ascii="Cambria Math" w:eastAsia="Times New Roman" w:hAnsi="Cambria Math"/>
              <w:lang w:eastAsia="en-US"/>
            </w:rPr>
            <m:t>Var</m:t>
          </m:r>
          <m:r>
            <w:rPr>
              <w:rFonts w:ascii="Cambria Math" w:eastAsia="Times New Roman" w:hAnsi="Cambria Math"/>
              <w:lang w:eastAsia="en-US"/>
            </w:rPr>
            <m:t>(A)≈2</m:t>
          </m:r>
          <m:sSup>
            <m:sSupPr>
              <m:ctrlPr>
                <w:rPr>
                  <w:rFonts w:ascii="Cambria Math" w:eastAsia="Times New Roman" w:hAnsi="Cambria Math"/>
                  <w:lang w:eastAsia="en-US"/>
                </w:rPr>
              </m:ctrlPr>
            </m:sSupPr>
            <m:e>
              <m:r>
                <w:rPr>
                  <w:rFonts w:ascii="Cambria Math" w:eastAsia="Times New Roman" w:hAnsi="Cambria Math"/>
                  <w:lang w:eastAsia="en-US"/>
                </w:rPr>
                <m:t>K</m:t>
              </m:r>
            </m:e>
            <m:sup>
              <m:r>
                <w:rPr>
                  <w:rFonts w:ascii="Cambria Math" w:eastAsia="Times New Roman" w:hAnsi="Cambria Math"/>
                  <w:lang w:eastAsia="en-US"/>
                </w:rPr>
                <m:t>2</m:t>
              </m:r>
            </m:sup>
          </m:sSup>
          <m:r>
            <w:rPr>
              <w:rFonts w:ascii="Cambria Math" w:eastAsia="Times New Roman" w:hAnsi="Cambria Math"/>
              <w:lang w:eastAsia="en-US"/>
            </w:rPr>
            <m:t>σ,</m:t>
          </m:r>
          <m:r>
            <w:rPr>
              <w:rFonts w:ascii="Cambria Math" w:eastAsia="Times New Roman" w:hAnsi="Cambria Math"/>
              <w:i/>
              <w:lang w:eastAsia="en-US"/>
            </w:rPr>
            <w:br/>
          </m:r>
        </m:oMath>
      </m:oMathPara>
    </w:p>
    <w:p w14:paraId="0E229A79" w14:textId="77777777" w:rsidR="000F5087" w:rsidRPr="000F5087" w:rsidRDefault="000F5087" w:rsidP="000F5087">
      <w:pPr>
        <w:spacing w:before="100" w:beforeAutospacing="1" w:after="100" w:afterAutospacing="1"/>
        <w:rPr>
          <w:rFonts w:eastAsia="Times New Roman" w:cs="Times New Roman"/>
          <w:lang w:eastAsia="en-US"/>
        </w:rPr>
      </w:pPr>
      <w:r w:rsidRPr="000F5087">
        <w:rPr>
          <w:rFonts w:eastAsia="Times New Roman" w:cs="Times New Roman"/>
          <w:lang w:eastAsia="en-US"/>
        </w:rPr>
        <w:t>which captures the leading-order contribution of the linear term in AUM variance, the first-order condition simplifies.</w:t>
      </w:r>
    </w:p>
    <w:p w14:paraId="608CC9FB" w14:textId="77777777" w:rsidR="000F5087" w:rsidRPr="000F5087" w:rsidRDefault="000F5087" w:rsidP="000F5087">
      <w:pPr>
        <w:spacing w:before="100" w:beforeAutospacing="1" w:after="100" w:afterAutospacing="1"/>
        <w:rPr>
          <w:rFonts w:eastAsia="Times New Roman" w:cs="Times New Roman"/>
          <w:lang w:eastAsia="en-US"/>
        </w:rPr>
      </w:pPr>
      <w:r w:rsidRPr="000F5087">
        <w:rPr>
          <w:rFonts w:eastAsia="Times New Roman" w:cs="Times New Roman"/>
          <w:lang w:eastAsia="en-US"/>
        </w:rPr>
        <w:t>Substituting this approximation into the first-order condition yields</w:t>
      </w:r>
    </w:p>
    <w:p w14:paraId="142D7A9A" w14:textId="77777777" w:rsidR="000F5087" w:rsidRPr="000F5087" w:rsidRDefault="000F5087" w:rsidP="000F5087">
      <w:pPr>
        <w:spacing w:after="0"/>
        <w:rPr>
          <w:rFonts w:ascii="Times New Roman" w:eastAsia="Times New Roman" w:hAnsi="Times New Roman" w:cs="Times New Roman"/>
          <w:lang w:eastAsia="en-US"/>
        </w:rPr>
      </w:pPr>
      <m:oMathPara>
        <m:oMath>
          <m:r>
            <w:rPr>
              <w:rFonts w:ascii="Cambria Math" w:eastAsia="Times New Roman" w:hAnsi="Cambria Math" w:cs="Times New Roman"/>
              <w:lang w:eastAsia="en-US"/>
            </w:rPr>
            <m:t>ϕ(KS+2</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Sub>
          <m:r>
            <w:rPr>
              <w:rFonts w:ascii="Cambria Math" w:eastAsia="Times New Roman" w:hAnsi="Cambria Math" w:cs="Times New Roman"/>
              <w:lang w:eastAsia="en-US"/>
            </w:rPr>
            <m:t>σ</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C</m:t>
              </m:r>
            </m:e>
            <m:sub>
              <m:r>
                <w:rPr>
                  <w:rFonts w:ascii="Cambria Math" w:eastAsia="Times New Roman" w:hAnsi="Cambria Math" w:cs="Times New Roman"/>
                  <w:lang w:eastAsia="en-US"/>
                </w:rPr>
                <m:t>1</m:t>
              </m:r>
            </m:sub>
          </m:sSub>
          <m:r>
            <w:rPr>
              <w:rFonts w:ascii="Cambria Math" w:eastAsia="Times New Roman" w:hAnsi="Cambria Math" w:cs="Times New Roman"/>
              <w:lang w:eastAsia="en-US"/>
            </w:rPr>
            <m:t>)-η</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ϕ</m:t>
              </m:r>
            </m:e>
            <m:sup>
              <m:r>
                <w:rPr>
                  <w:rFonts w:ascii="Cambria Math" w:eastAsia="Times New Roman" w:hAnsi="Cambria Math" w:cs="Times New Roman"/>
                  <w:lang w:eastAsia="en-US"/>
                </w:rPr>
                <m:t>2</m:t>
              </m:r>
            </m:sup>
          </m:sSup>
          <m:r>
            <w:rPr>
              <w:rFonts w:ascii="Cambria Math" w:eastAsia="Times New Roman" w:hAnsi="Cambria Math" w:cs="Times New Roman"/>
              <w:lang w:eastAsia="en-US"/>
            </w:rPr>
            <m:t>(2</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K</m:t>
              </m:r>
            </m:e>
            <m:sup>
              <m:r>
                <w:rPr>
                  <w:rFonts w:ascii="Cambria Math" w:eastAsia="Times New Roman" w:hAnsi="Cambria Math" w:cs="Times New Roman"/>
                  <w:lang w:eastAsia="en-US"/>
                </w:rPr>
                <m:t>2</m:t>
              </m:r>
            </m:sup>
          </m:sSup>
          <m:r>
            <w:rPr>
              <w:rFonts w:ascii="Cambria Math" w:eastAsia="Times New Roman" w:hAnsi="Cambria Math" w:cs="Times New Roman"/>
              <w:lang w:eastAsia="en-US"/>
            </w:rPr>
            <m:t>σ)=0.</m:t>
          </m:r>
          <m:r>
            <w:rPr>
              <w:rFonts w:ascii="Cambria Math" w:eastAsia="Times New Roman" w:hAnsi="Cambria Math" w:cs="Times New Roman"/>
              <w:lang w:eastAsia="en-US"/>
            </w:rPr>
            <w:br/>
          </m:r>
        </m:oMath>
      </m:oMathPara>
    </w:p>
    <w:p w14:paraId="2FC5264F" w14:textId="23F61711" w:rsidR="000F5087" w:rsidRPr="000F5087" w:rsidRDefault="000F5087" w:rsidP="000F5087">
      <w:pPr>
        <w:spacing w:before="100" w:beforeAutospacing="1" w:after="100" w:afterAutospacing="1"/>
        <w:rPr>
          <w:rFonts w:eastAsia="Times New Roman" w:cs="Times New Roman"/>
          <w:lang w:eastAsia="en-US"/>
        </w:rPr>
      </w:pPr>
      <w:r w:rsidRPr="000F5087">
        <w:rPr>
          <w:rFonts w:eastAsia="Times New Roman" w:cs="Times New Roman"/>
          <w:lang w:eastAsia="en-US"/>
        </w:rPr>
        <w:t xml:space="preserve">Solving for </w:t>
      </w:r>
      <m:oMath>
        <m:r>
          <w:rPr>
            <w:rFonts w:ascii="Cambria Math" w:eastAsia="Times New Roman" w:hAnsi="Cambria Math" w:cs="Times New Roman"/>
            <w:lang w:eastAsia="en-US"/>
          </w:rPr>
          <m:t>σ</m:t>
        </m:r>
      </m:oMath>
      <w:r w:rsidRPr="000F5087">
        <w:rPr>
          <w:rFonts w:eastAsia="Times New Roman" w:cs="Times New Roman"/>
          <w:lang w:eastAsia="en-US"/>
        </w:rPr>
        <w:t>, the manager’s best response admits the closed-form approximation</w:t>
      </w:r>
    </w:p>
    <w:p w14:paraId="395B7FAA" w14:textId="77777777" w:rsidR="000F5087" w:rsidRPr="000F5087" w:rsidRDefault="005464CE" w:rsidP="000F5087">
      <w:pPr>
        <w:spacing w:after="0"/>
        <w:rPr>
          <w:rFonts w:ascii="Times New Roman" w:eastAsia="Times New Roman" w:hAnsi="Times New Roman" w:cs="Times New Roman"/>
          <w:lang w:eastAsia="en-US"/>
        </w:rPr>
      </w:pPr>
      <m:oMathPara>
        <m:oMath>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σ</m:t>
              </m:r>
            </m:e>
            <m:sup>
              <m:r>
                <w:rPr>
                  <w:rFonts w:ascii="Cambria Math" w:eastAsia="Times New Roman" w:hAnsi="Cambria Math" w:cs="Times New Roman"/>
                  <w:lang w:eastAsia="en-US"/>
                </w:rPr>
                <m:t>*</m:t>
              </m:r>
            </m:sup>
          </m:sSup>
          <m:r>
            <w:rPr>
              <w:rFonts w:ascii="Cambria Math" w:eastAsia="Times New Roman" w:hAnsi="Cambria Math" w:cs="Times New Roman"/>
              <w:lang w:eastAsia="en-US"/>
            </w:rPr>
            <m:t>(ϕ)=</m:t>
          </m:r>
          <m:f>
            <m:fPr>
              <m:ctrlPr>
                <w:rPr>
                  <w:rFonts w:ascii="Cambria Math" w:eastAsia="Times New Roman" w:hAnsi="Cambria Math" w:cs="Times New Roman"/>
                  <w:lang w:eastAsia="en-US"/>
                </w:rPr>
              </m:ctrlPr>
            </m:fPr>
            <m:num>
              <m:r>
                <w:rPr>
                  <w:rFonts w:ascii="Cambria Math" w:eastAsia="Times New Roman" w:hAnsi="Cambria Math" w:cs="Times New Roman"/>
                  <w:lang w:eastAsia="en-US"/>
                </w:rPr>
                <m:t>KS</m:t>
              </m:r>
            </m:num>
            <m:den>
              <m:r>
                <w:rPr>
                  <w:rFonts w:ascii="Cambria Math" w:eastAsia="Times New Roman" w:hAnsi="Cambria Math" w:cs="Times New Roman"/>
                  <w:lang w:eastAsia="en-US"/>
                </w:rPr>
                <m:t>2</m:t>
              </m:r>
              <m:d>
                <m:dPr>
                  <m:sepChr m:val="−"/>
                  <m:ctrlPr>
                    <w:rPr>
                      <w:rFonts w:ascii="Cambria Math" w:eastAsia="Times New Roman" w:hAnsi="Cambria Math" w:cs="Times New Roman"/>
                      <w:lang w:eastAsia="en-US"/>
                    </w:rPr>
                  </m:ctrlPr>
                </m:dPr>
                <m:e>
                  <m:r>
                    <w:rPr>
                      <w:rFonts w:ascii="Cambria Math" w:eastAsia="Times New Roman" w:hAnsi="Cambria Math" w:cs="Times New Roman"/>
                      <w:lang w:eastAsia="en-US"/>
                    </w:rPr>
                    <m:t>ηϕ</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K</m:t>
                      </m:r>
                    </m:e>
                    <m:sup>
                      <m:r>
                        <w:rPr>
                          <w:rFonts w:ascii="Cambria Math" w:eastAsia="Times New Roman" w:hAnsi="Cambria Math" w:cs="Times New Roman"/>
                          <w:lang w:eastAsia="en-US"/>
                        </w:rPr>
                        <m:t>2</m:t>
                      </m:r>
                    </m:sup>
                  </m:sSup>
                </m:e>
                <m:e>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Sub>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C</m:t>
                      </m:r>
                    </m:e>
                    <m:sub>
                      <m:r>
                        <w:rPr>
                          <w:rFonts w:ascii="Cambria Math" w:eastAsia="Times New Roman" w:hAnsi="Cambria Math" w:cs="Times New Roman"/>
                          <w:lang w:eastAsia="en-US"/>
                        </w:rPr>
                        <m:t>1</m:t>
                      </m:r>
                    </m:sub>
                  </m:sSub>
                </m:e>
              </m:d>
            </m:den>
          </m:f>
          <m:r>
            <w:rPr>
              <w:rFonts w:ascii="Cambria Math" w:eastAsia="Times New Roman" w:hAnsi="Cambria Math" w:cs="Times New Roman"/>
              <w:lang w:eastAsia="en-US"/>
            </w:rPr>
            <m:t>,</m:t>
          </m:r>
          <m:r>
            <w:rPr>
              <w:rFonts w:ascii="Cambria Math" w:eastAsia="Times New Roman" w:hAnsi="Cambria Math" w:cs="Times New Roman"/>
              <w:lang w:eastAsia="en-US"/>
            </w:rPr>
            <w:br/>
          </m:r>
        </m:oMath>
      </m:oMathPara>
    </w:p>
    <w:p w14:paraId="46D8C588" w14:textId="5F4C1E9B" w:rsidR="000F5087" w:rsidRDefault="000F5087" w:rsidP="004223EC">
      <w:pPr>
        <w:spacing w:before="100" w:beforeAutospacing="1" w:after="100" w:afterAutospacing="1"/>
      </w:pPr>
      <w:r w:rsidRPr="000F5087">
        <w:rPr>
          <w:rFonts w:ascii="Arial" w:eastAsia="Times New Roman" w:hAnsi="Arial" w:cs="Arial"/>
          <w:lang w:eastAsia="en-US"/>
        </w:rPr>
        <w:t>which is valid when</w:t>
      </w:r>
      <w:r w:rsidR="004223EC">
        <w:rPr>
          <w:rFonts w:ascii="Arial" w:eastAsia="Times New Roman" w:hAnsi="Arial" w:cs="Arial"/>
          <w:lang w:eastAsia="en-US"/>
        </w:rPr>
        <w:t xml:space="preserve"> </w:t>
      </w:r>
      <m:oMath>
        <m:r>
          <w:rPr>
            <w:rFonts w:ascii="Cambria Math" w:eastAsia="Times New Roman" w:hAnsi="Cambria Math" w:cs="Times New Roman"/>
            <w:lang w:eastAsia="en-US"/>
          </w:rPr>
          <m:t>ηϕ</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K</m:t>
            </m:r>
          </m:e>
          <m:sup>
            <m:r>
              <w:rPr>
                <w:rFonts w:ascii="Cambria Math" w:eastAsia="Times New Roman" w:hAnsi="Cambria Math" w:cs="Times New Roman"/>
                <w:lang w:eastAsia="en-US"/>
              </w:rPr>
              <m:t>2</m:t>
            </m:r>
          </m:sup>
        </m:sSup>
        <m:r>
          <w:rPr>
            <w:rFonts w:ascii="Cambria Math" w:eastAsia="Times New Roman" w:hAnsi="Cambria Math" w:cs="Times New Roman"/>
            <w:lang w:eastAsia="en-US"/>
          </w:rPr>
          <m:t>&gt;</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Sub>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C</m:t>
            </m:r>
          </m:e>
          <m:sub>
            <m:r>
              <w:rPr>
                <w:rFonts w:ascii="Cambria Math" w:eastAsia="Times New Roman" w:hAnsi="Cambria Math" w:cs="Times New Roman"/>
                <w:lang w:eastAsia="en-US"/>
              </w:rPr>
              <m:t>1</m:t>
            </m:r>
          </m:sub>
        </m:sSub>
        <m:r>
          <m:rPr>
            <m:sty m:val="p"/>
          </m:rPr>
          <w:rPr>
            <w:rFonts w:ascii="Cambria Math" w:eastAsia="Times New Roman" w:hAnsi="Cambria Math" w:cs="Times New Roman"/>
            <w:lang w:eastAsia="en-US"/>
          </w:rPr>
          <m:t>.</m:t>
        </m:r>
      </m:oMath>
      <w:r w:rsidRPr="000F5087">
        <w:rPr>
          <w:rFonts w:ascii="Cambria Math" w:eastAsia="Times New Roman" w:hAnsi="Cambria Math" w:cs="Times New Roman"/>
          <w:lang w:eastAsia="en-US"/>
        </w:rPr>
        <w:br/>
      </w:r>
    </w:p>
    <w:p w14:paraId="4171EE5F" w14:textId="77777777" w:rsidR="00E96C0F" w:rsidRPr="00E96C0F" w:rsidRDefault="00E96C0F" w:rsidP="00E96C0F">
      <w:pPr>
        <w:spacing w:before="100" w:beforeAutospacing="1" w:after="100" w:afterAutospacing="1"/>
        <w:outlineLvl w:val="2"/>
        <w:rPr>
          <w:rFonts w:eastAsia="Times New Roman" w:cs="Times New Roman"/>
          <w:sz w:val="28"/>
          <w:szCs w:val="28"/>
          <w:lang w:eastAsia="en-US"/>
        </w:rPr>
      </w:pPr>
      <w:bookmarkStart w:id="98" w:name="ic-fee-implementing-sigma_d."/>
      <w:bookmarkEnd w:id="97"/>
      <w:r w:rsidRPr="00E96C0F">
        <w:rPr>
          <w:rFonts w:eastAsia="Times New Roman" w:cs="Times New Roman"/>
          <w:sz w:val="28"/>
          <w:szCs w:val="28"/>
          <w:lang w:eastAsia="en-US"/>
        </w:rPr>
        <w:lastRenderedPageBreak/>
        <w:t>C.4 Incentive Compatibility</w:t>
      </w:r>
    </w:p>
    <w:p w14:paraId="4AD27F2A" w14:textId="77777777" w:rsidR="00E96C0F" w:rsidRPr="00E96C0F" w:rsidRDefault="00E96C0F" w:rsidP="00E96C0F">
      <w:pPr>
        <w:spacing w:before="100" w:beforeAutospacing="1" w:after="100" w:afterAutospacing="1"/>
        <w:rPr>
          <w:rFonts w:eastAsia="Times New Roman" w:cs="Times New Roman"/>
          <w:lang w:eastAsia="en-US"/>
        </w:rPr>
      </w:pPr>
      <w:r w:rsidRPr="00E96C0F">
        <w:rPr>
          <w:rFonts w:eastAsia="Times New Roman" w:cs="Times New Roman"/>
          <w:lang w:eastAsia="en-US"/>
        </w:rPr>
        <w:t>Incentive compatibility requires that the manager’s first-order condition holds at the target volatility</w:t>
      </w:r>
      <w:r w:rsidRPr="00E96C0F">
        <w:rPr>
          <w:rFonts w:eastAsia="Times New Roman" w:cs="Times New Roman"/>
          <w:b/>
          <w:bCs/>
          <w:lang w:eastAsia="en-US"/>
        </w:rPr>
        <w:t xml:space="preserve"> </w:t>
      </w:r>
      <m:oMath>
        <m:r>
          <w:rPr>
            <w:rFonts w:ascii="Cambria Math" w:eastAsia="Times New Roman" w:hAnsi="Cambria Math" w:cs="Times New Roman"/>
            <w:lang w:eastAsia="en-US"/>
          </w:rPr>
          <m:t>σ=</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oMath>
      <w:r w:rsidRPr="00E96C0F">
        <w:rPr>
          <w:rFonts w:eastAsia="Times New Roman" w:cs="Times New Roman"/>
          <w:b/>
          <w:bCs/>
          <w:lang w:eastAsia="en-US"/>
        </w:rPr>
        <w:t>.</w:t>
      </w:r>
      <w:r w:rsidRPr="00E96C0F">
        <w:rPr>
          <w:rFonts w:eastAsia="Times New Roman" w:cs="Times New Roman"/>
          <w:lang w:eastAsia="en-US"/>
        </w:rPr>
        <w:t xml:space="preserve"> Imposing this condition yields</w:t>
      </w:r>
    </w:p>
    <w:p w14:paraId="08654122" w14:textId="77777777" w:rsidR="00E96C0F" w:rsidRPr="00E96C0F" w:rsidRDefault="00E96C0F" w:rsidP="00E96C0F">
      <w:pPr>
        <w:spacing w:after="0"/>
        <w:rPr>
          <w:rFonts w:ascii="Times New Roman" w:eastAsia="Times New Roman" w:hAnsi="Times New Roman" w:cs="Times New Roman"/>
          <w:lang w:eastAsia="en-US"/>
        </w:rPr>
      </w:pPr>
      <m:oMathPara>
        <m:oMath>
          <m:r>
            <w:rPr>
              <w:rFonts w:ascii="Cambria Math" w:eastAsia="Times New Roman" w:hAnsi="Cambria Math" w:cs="Times New Roman"/>
              <w:lang w:eastAsia="en-US"/>
            </w:rPr>
            <m:t>ϕ(</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r>
            <w:rPr>
              <w:rFonts w:ascii="Cambria Math" w:eastAsia="Times New Roman" w:hAnsi="Cambria Math" w:cs="Times New Roman"/>
              <w:lang w:eastAsia="en-US"/>
            </w:rPr>
            <m:t>)=</m:t>
          </m:r>
          <m:f>
            <m:fPr>
              <m:ctrlPr>
                <w:rPr>
                  <w:rFonts w:ascii="Cambria Math" w:eastAsia="Times New Roman" w:hAnsi="Cambria Math" w:cs="Times New Roman"/>
                  <w:lang w:eastAsia="en-US"/>
                </w:rPr>
              </m:ctrlPr>
            </m:fPr>
            <m:num>
              <m:sSub>
                <m:sSubPr>
                  <m:ctrlPr>
                    <w:rPr>
                      <w:rFonts w:ascii="Cambria Math" w:eastAsia="Times New Roman" w:hAnsi="Cambria Math" w:cs="Times New Roman"/>
                      <w:lang w:eastAsia="en-US"/>
                    </w:rPr>
                  </m:ctrlPr>
                </m:sSubPr>
                <m:e>
                  <m:f>
                    <m:fPr>
                      <m:ctrlPr>
                        <w:rPr>
                          <w:rFonts w:ascii="Cambria Math" w:eastAsia="Times New Roman" w:hAnsi="Cambria Math" w:cs="Times New Roman"/>
                          <w:lang w:eastAsia="en-US"/>
                        </w:rPr>
                      </m:ctrlPr>
                    </m:fPr>
                    <m:num>
                      <m:r>
                        <m:rPr>
                          <m:sty m:val="p"/>
                        </m:rPr>
                        <w:rPr>
                          <w:rFonts w:ascii="Cambria Math" w:eastAsia="Times New Roman" w:hAnsi="Cambria Math" w:cs="Times New Roman"/>
                          <w:lang w:eastAsia="en-US"/>
                        </w:rPr>
                        <m:t>∂</m:t>
                      </m:r>
                    </m:num>
                    <m:den>
                      <m:r>
                        <m:rPr>
                          <m:sty m:val="p"/>
                        </m:rPr>
                        <w:rPr>
                          <w:rFonts w:ascii="Cambria Math" w:eastAsia="Times New Roman" w:hAnsi="Cambria Math" w:cs="Times New Roman"/>
                          <w:lang w:eastAsia="en-US"/>
                        </w:rPr>
                        <m:t>∂</m:t>
                      </m:r>
                      <m:r>
                        <w:rPr>
                          <w:rFonts w:ascii="Cambria Math" w:eastAsia="Times New Roman" w:hAnsi="Cambria Math" w:cs="Times New Roman"/>
                          <w:lang w:eastAsia="en-US"/>
                        </w:rPr>
                        <m:t>σ</m:t>
                      </m:r>
                    </m:den>
                  </m:f>
                  <m:r>
                    <m:rPr>
                      <m:scr m:val="double-struck"/>
                      <m:sty m:val="p"/>
                    </m:rPr>
                    <w:rPr>
                      <w:rFonts w:ascii="Cambria Math" w:eastAsia="Times New Roman" w:hAnsi="Cambria Math" w:cs="Times New Roman"/>
                      <w:lang w:eastAsia="en-US"/>
                    </w:rPr>
                    <m:t>E</m:t>
                  </m:r>
                  <m:r>
                    <w:rPr>
                      <w:rFonts w:ascii="Cambria Math" w:eastAsia="Times New Roman" w:hAnsi="Cambria Math" w:cs="Times New Roman"/>
                      <w:lang w:eastAsia="en-US"/>
                    </w:rPr>
                    <m:t>[A]∣</m:t>
                  </m:r>
                </m:e>
                <m:sub>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sub>
              </m:sSub>
            </m:num>
            <m:den>
              <m:r>
                <w:rPr>
                  <w:rFonts w:ascii="Cambria Math" w:eastAsia="Times New Roman" w:hAnsi="Cambria Math" w:cs="Times New Roman"/>
                  <w:lang w:eastAsia="en-US"/>
                </w:rPr>
                <m:t>η</m:t>
              </m:r>
              <m:sSub>
                <m:sSubPr>
                  <m:ctrlPr>
                    <w:rPr>
                      <w:rFonts w:ascii="Cambria Math" w:eastAsia="Times New Roman" w:hAnsi="Cambria Math" w:cs="Times New Roman"/>
                      <w:lang w:eastAsia="en-US"/>
                    </w:rPr>
                  </m:ctrlPr>
                </m:sSubPr>
                <m:e>
                  <m:f>
                    <m:fPr>
                      <m:ctrlPr>
                        <w:rPr>
                          <w:rFonts w:ascii="Cambria Math" w:eastAsia="Times New Roman" w:hAnsi="Cambria Math" w:cs="Times New Roman"/>
                          <w:lang w:eastAsia="en-US"/>
                        </w:rPr>
                      </m:ctrlPr>
                    </m:fPr>
                    <m:num>
                      <m:r>
                        <m:rPr>
                          <m:sty m:val="p"/>
                        </m:rPr>
                        <w:rPr>
                          <w:rFonts w:ascii="Cambria Math" w:eastAsia="Times New Roman" w:hAnsi="Cambria Math" w:cs="Times New Roman"/>
                          <w:lang w:eastAsia="en-US"/>
                        </w:rPr>
                        <m:t>∂</m:t>
                      </m:r>
                    </m:num>
                    <m:den>
                      <m:r>
                        <m:rPr>
                          <m:sty m:val="p"/>
                        </m:rPr>
                        <w:rPr>
                          <w:rFonts w:ascii="Cambria Math" w:eastAsia="Times New Roman" w:hAnsi="Cambria Math" w:cs="Times New Roman"/>
                          <w:lang w:eastAsia="en-US"/>
                        </w:rPr>
                        <m:t>∂</m:t>
                      </m:r>
                      <m:r>
                        <w:rPr>
                          <w:rFonts w:ascii="Cambria Math" w:eastAsia="Times New Roman" w:hAnsi="Cambria Math" w:cs="Times New Roman"/>
                          <w:lang w:eastAsia="en-US"/>
                        </w:rPr>
                        <m:t>σ</m:t>
                      </m:r>
                    </m:den>
                  </m:f>
                  <m:r>
                    <m:rPr>
                      <m:sty m:val="p"/>
                    </m:rPr>
                    <w:rPr>
                      <w:rFonts w:ascii="Cambria Math" w:eastAsia="Times New Roman" w:hAnsi="Cambria Math" w:cs="Times New Roman"/>
                      <w:lang w:eastAsia="en-US"/>
                    </w:rPr>
                    <m:t>Var</m:t>
                  </m:r>
                  <m:r>
                    <w:rPr>
                      <w:rFonts w:ascii="Cambria Math" w:eastAsia="Times New Roman" w:hAnsi="Cambria Math" w:cs="Times New Roman"/>
                      <w:lang w:eastAsia="en-US"/>
                    </w:rPr>
                    <m:t>(A)∣</m:t>
                  </m:r>
                </m:e>
                <m:sub>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sub>
              </m:sSub>
            </m:den>
          </m:f>
          <m:r>
            <m:rPr>
              <m:sty m:val="p"/>
            </m:rPr>
            <w:rPr>
              <w:rFonts w:ascii="Cambria Math" w:eastAsia="Times New Roman" w:hAnsi="Cambria Math" w:cs="Times New Roman"/>
              <w:lang w:eastAsia="en-US"/>
            </w:rPr>
            <m:t>.</m:t>
          </m:r>
          <m:r>
            <m:rPr>
              <m:sty m:val="p"/>
            </m:rPr>
            <w:rPr>
              <w:rFonts w:ascii="Cambria Math" w:eastAsia="Times New Roman" w:hAnsi="Cambria Math" w:cs="Times New Roman"/>
              <w:lang w:eastAsia="en-US"/>
            </w:rPr>
            <w:br/>
          </m:r>
        </m:oMath>
      </m:oMathPara>
    </w:p>
    <w:p w14:paraId="2F8064C8" w14:textId="77777777" w:rsidR="00E96C0F" w:rsidRPr="00E96C0F" w:rsidRDefault="00E96C0F" w:rsidP="00E96C0F">
      <w:pPr>
        <w:spacing w:before="100" w:beforeAutospacing="1" w:after="100" w:afterAutospacing="1"/>
        <w:rPr>
          <w:rFonts w:eastAsia="Times New Roman" w:cs="Times New Roman"/>
          <w:lang w:eastAsia="en-US"/>
        </w:rPr>
      </w:pPr>
      <w:r w:rsidRPr="00E96C0F">
        <w:rPr>
          <w:rFonts w:eastAsia="Times New Roman" w:cs="Times New Roman"/>
          <w:lang w:eastAsia="en-US"/>
        </w:rPr>
        <w:t>Substituting the expressions for the derivatives derived in Appendix B, we obtain</w:t>
      </w:r>
    </w:p>
    <w:p w14:paraId="6BA725AB" w14:textId="77777777" w:rsidR="00E96C0F" w:rsidRPr="00E96C0F" w:rsidRDefault="00E96C0F" w:rsidP="00E96C0F">
      <w:pPr>
        <w:spacing w:after="0"/>
        <w:rPr>
          <w:rFonts w:ascii="Times New Roman" w:eastAsia="Times New Roman" w:hAnsi="Times New Roman" w:cs="Times New Roman"/>
          <w:lang w:eastAsia="en-US"/>
        </w:rPr>
      </w:pPr>
      <m:oMathPara>
        <m:oMath>
          <m:r>
            <w:rPr>
              <w:rFonts w:ascii="Cambria Math" w:eastAsia="Times New Roman" w:hAnsi="Cambria Math" w:cs="Times New Roman"/>
              <w:lang w:eastAsia="en-US"/>
            </w:rPr>
            <m:t>ϕ(</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r>
            <w:rPr>
              <w:rFonts w:ascii="Cambria Math" w:eastAsia="Times New Roman" w:hAnsi="Cambria Math" w:cs="Times New Roman"/>
              <w:lang w:eastAsia="en-US"/>
            </w:rPr>
            <m:t>)=</m:t>
          </m:r>
          <m:f>
            <m:fPr>
              <m:ctrlPr>
                <w:rPr>
                  <w:rFonts w:ascii="Cambria Math" w:eastAsia="Times New Roman" w:hAnsi="Cambria Math" w:cs="Times New Roman"/>
                  <w:lang w:eastAsia="en-US"/>
                </w:rPr>
              </m:ctrlPr>
            </m:fPr>
            <m:num>
              <m:r>
                <w:rPr>
                  <w:rFonts w:ascii="Cambria Math" w:eastAsia="Times New Roman" w:hAnsi="Cambria Math" w:cs="Times New Roman"/>
                  <w:lang w:eastAsia="en-US"/>
                </w:rPr>
                <m:t>KS+2</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Sub>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C</m:t>
                  </m:r>
                </m:e>
                <m:sub>
                  <m:r>
                    <w:rPr>
                      <w:rFonts w:ascii="Cambria Math" w:eastAsia="Times New Roman" w:hAnsi="Cambria Math" w:cs="Times New Roman"/>
                      <w:lang w:eastAsia="en-US"/>
                    </w:rPr>
                    <m:t>1</m:t>
                  </m:r>
                </m:sub>
              </m:sSub>
            </m:num>
            <m:den>
              <m:r>
                <w:rPr>
                  <w:rFonts w:ascii="Cambria Math" w:eastAsia="Times New Roman" w:hAnsi="Cambria Math" w:cs="Times New Roman"/>
                  <w:lang w:eastAsia="en-US"/>
                </w:rPr>
                <m:t>η</m:t>
              </m:r>
              <m:d>
                <m:dPr>
                  <m:ctrlPr>
                    <w:rPr>
                      <w:rFonts w:ascii="Cambria Math" w:eastAsia="Times New Roman" w:hAnsi="Cambria Math" w:cs="Times New Roman"/>
                      <w:lang w:eastAsia="en-US"/>
                    </w:rPr>
                  </m:ctrlPr>
                </m:dPr>
                <m:e>
                  <m:r>
                    <w:rPr>
                      <w:rFonts w:ascii="Cambria Math" w:eastAsia="Times New Roman" w:hAnsi="Cambria Math" w:cs="Times New Roman"/>
                      <w:lang w:eastAsia="en-US"/>
                    </w:rPr>
                    <m:t>2</m:t>
                  </m:r>
                  <m:sSup>
                    <m:sSupPr>
                      <m:ctrlPr>
                        <w:rPr>
                          <w:rFonts w:ascii="Cambria Math" w:eastAsia="Times New Roman" w:hAnsi="Cambria Math" w:cs="Times New Roman"/>
                          <w:lang w:eastAsia="en-US"/>
                        </w:rPr>
                      </m:ctrlPr>
                    </m:sSupPr>
                    <m:e>
                      <m:r>
                        <w:rPr>
                          <w:rFonts w:ascii="Cambria Math" w:eastAsia="Times New Roman" w:hAnsi="Cambria Math" w:cs="Times New Roman"/>
                          <w:lang w:eastAsia="en-US"/>
                        </w:rPr>
                        <m:t>K</m:t>
                      </m:r>
                    </m:e>
                    <m:sup>
                      <m:r>
                        <w:rPr>
                          <w:rFonts w:ascii="Cambria Math" w:eastAsia="Times New Roman" w:hAnsi="Cambria Math" w:cs="Times New Roman"/>
                          <w:lang w:eastAsia="en-US"/>
                        </w:rPr>
                        <m:t>2</m:t>
                      </m:r>
                    </m:sup>
                  </m:sSup>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r>
                    <w:rPr>
                      <w:rFonts w:ascii="Cambria Math" w:eastAsia="Times New Roman" w:hAnsi="Cambria Math" w:cs="Times New Roman"/>
                      <w:lang w:eastAsia="en-US"/>
                    </w:rPr>
                    <m:t>+</m:t>
                  </m:r>
                  <m:sSub>
                    <m:sSubPr>
                      <m:ctrlPr>
                        <w:rPr>
                          <w:rFonts w:ascii="Cambria Math" w:eastAsia="Times New Roman" w:hAnsi="Cambria Math" w:cs="Times New Roman"/>
                          <w:lang w:eastAsia="en-US"/>
                        </w:rPr>
                      </m:ctrlPr>
                    </m:sSubPr>
                    <m:e>
                      <m:r>
                        <m:rPr>
                          <m:sty m:val="p"/>
                        </m:rPr>
                        <w:rPr>
                          <w:rFonts w:ascii="Cambria Math" w:eastAsia="Times New Roman" w:hAnsi="Cambria Math" w:cs="Times New Roman"/>
                          <w:lang w:eastAsia="en-US"/>
                        </w:rPr>
                        <m:t>Δ</m:t>
                      </m:r>
                    </m:e>
                    <m:sub>
                      <m:r>
                        <m:rPr>
                          <m:nor/>
                        </m:rPr>
                        <w:rPr>
                          <w:rFonts w:ascii="Times New Roman" w:eastAsia="Times New Roman" w:hAnsi="Times New Roman" w:cs="Times New Roman"/>
                          <w:lang w:eastAsia="en-US"/>
                        </w:rPr>
                        <m:t>quad</m:t>
                      </m:r>
                    </m:sub>
                  </m:sSub>
                  <m:r>
                    <w:rPr>
                      <w:rFonts w:ascii="Cambria Math" w:eastAsia="Times New Roman" w:hAnsi="Cambria Math" w:cs="Times New Roman"/>
                      <w:lang w:eastAsia="en-US"/>
                    </w:rPr>
                    <m:t>(S,</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f</m:t>
                      </m:r>
                    </m:e>
                    <m:sub>
                      <m:r>
                        <w:rPr>
                          <w:rFonts w:ascii="Cambria Math" w:eastAsia="Times New Roman" w:hAnsi="Cambria Math" w:cs="Times New Roman"/>
                          <w:lang w:eastAsia="en-US"/>
                        </w:rPr>
                        <m:t>2</m:t>
                      </m:r>
                    </m:sub>
                  </m:sSub>
                  <m:r>
                    <w:rPr>
                      <w:rFonts w:ascii="Cambria Math" w:eastAsia="Times New Roman" w:hAnsi="Cambria Math" w:cs="Times New Roman"/>
                      <w:lang w:eastAsia="en-US"/>
                    </w:rPr>
                    <m:t>;</m:t>
                  </m:r>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r>
                    <w:rPr>
                      <w:rFonts w:ascii="Cambria Math" w:eastAsia="Times New Roman" w:hAnsi="Cambria Math" w:cs="Times New Roman"/>
                      <w:lang w:eastAsia="en-US"/>
                    </w:rPr>
                    <m:t>)</m:t>
                  </m:r>
                </m:e>
              </m:d>
            </m:den>
          </m:f>
          <m:r>
            <m:rPr>
              <m:sty m:val="p"/>
            </m:rPr>
            <w:rPr>
              <w:rFonts w:ascii="Cambria Math" w:eastAsia="Times New Roman" w:hAnsi="Cambria Math" w:cs="Times New Roman"/>
              <w:lang w:eastAsia="en-US"/>
            </w:rPr>
            <m:t>.</m:t>
          </m:r>
          <m:r>
            <m:rPr>
              <m:sty m:val="p"/>
            </m:rPr>
            <w:rPr>
              <w:rFonts w:ascii="Cambria Math" w:eastAsia="Times New Roman" w:hAnsi="Cambria Math" w:cs="Times New Roman"/>
              <w:lang w:eastAsia="en-US"/>
            </w:rPr>
            <w:br/>
          </m:r>
        </m:oMath>
      </m:oMathPara>
    </w:p>
    <w:p w14:paraId="065D093C" w14:textId="4899150C" w:rsidR="00E96C0F" w:rsidRPr="00E96C0F" w:rsidRDefault="00E96C0F" w:rsidP="00E96C0F">
      <w:pPr>
        <w:spacing w:before="100" w:beforeAutospacing="1" w:after="100" w:afterAutospacing="1"/>
        <w:rPr>
          <w:rFonts w:eastAsia="Times New Roman" w:cs="Times New Roman"/>
          <w:lang w:eastAsia="en-US"/>
        </w:rPr>
      </w:pPr>
      <w:r w:rsidRPr="00E96C0F">
        <w:rPr>
          <w:rFonts w:eastAsia="Times New Roman" w:cs="Times New Roman"/>
          <w:lang w:eastAsia="en-US"/>
        </w:rPr>
        <w:t xml:space="preserve">This expression characterizes the fee schedule that implements the desired volatility target </w:t>
      </w:r>
      <m:oMath>
        <m:sSub>
          <m:sSubPr>
            <m:ctrlPr>
              <w:rPr>
                <w:rFonts w:ascii="Cambria Math" w:eastAsia="Times New Roman" w:hAnsi="Cambria Math" w:cs="Times New Roman"/>
                <w:lang w:eastAsia="en-US"/>
              </w:rPr>
            </m:ctrlPr>
          </m:sSubPr>
          <m:e>
            <m:r>
              <w:rPr>
                <w:rFonts w:ascii="Cambria Math" w:eastAsia="Times New Roman" w:hAnsi="Cambria Math" w:cs="Times New Roman"/>
                <w:lang w:eastAsia="en-US"/>
              </w:rPr>
              <m:t>σ</m:t>
            </m:r>
          </m:e>
          <m:sub>
            <m:r>
              <w:rPr>
                <w:rFonts w:ascii="Cambria Math" w:eastAsia="Times New Roman" w:hAnsi="Cambria Math" w:cs="Times New Roman"/>
                <w:lang w:eastAsia="en-US"/>
              </w:rPr>
              <m:t>d</m:t>
            </m:r>
          </m:sub>
        </m:sSub>
      </m:oMath>
      <w:ins w:id="99" w:author="Igor Yelnik" w:date="2026-05-05T17:30:00Z" w16du:dateUtc="2026-05-05T16:30:00Z">
        <w:r w:rsidR="00472868">
          <w:rPr>
            <w:rFonts w:eastAsia="Times New Roman" w:cs="Times New Roman"/>
            <w:lang w:eastAsia="en-US"/>
          </w:rPr>
          <w:t xml:space="preserve"> </w:t>
        </w:r>
      </w:ins>
      <w:r w:rsidRPr="00E96C0F">
        <w:rPr>
          <w:rFonts w:eastAsia="Times New Roman" w:cs="Times New Roman"/>
          <w:lang w:eastAsia="en-US"/>
        </w:rPr>
        <w:t>by equating the manager’s marginal benefit and marginal cost of risk-taking</w:t>
      </w:r>
    </w:p>
    <w:p w14:paraId="0CF95E12" w14:textId="77777777" w:rsidR="000F5087" w:rsidRDefault="000F5087">
      <w:pPr>
        <w:pStyle w:val="Heading4"/>
        <w:rPr>
          <w:rStyle w:val="SectionNumber"/>
        </w:rPr>
      </w:pPr>
    </w:p>
    <w:p w14:paraId="22E41003" w14:textId="77777777" w:rsidR="00351175" w:rsidRDefault="004873CC">
      <w:pPr>
        <w:pStyle w:val="FirstParagraph"/>
      </w:pPr>
      <w:r>
        <w:t xml:space="preserve">Incentive compatibility requires the manager’s FOC to hold at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oMath>
      <w:r>
        <w:t>, yielding</w:t>
      </w:r>
    </w:p>
    <w:p w14:paraId="2246F9B7" w14:textId="77777777" w:rsidR="00351175" w:rsidRDefault="004873CC">
      <w:pPr>
        <w:pStyle w:val="BodyText"/>
      </w:pPr>
      <m:oMathPara>
        <m:oMathParaPr>
          <m:jc m:val="center"/>
        </m:oMathParaP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m:rPr>
                      <m:sty m:val="p"/>
                    </m:rPr>
                    <w:rPr>
                      <w:rFonts w:ascii="Cambria Math" w:hAnsi="Cambria Math"/>
                    </w:rPr>
                    <m:t>∂</m:t>
                  </m:r>
                </m:e>
                <m:sub>
                  <m:r>
                    <w:rPr>
                      <w:rFonts w:ascii="Cambria Math" w:hAnsi="Cambria Math"/>
                    </w:rPr>
                    <m:t>σ</m:t>
                  </m:r>
                </m:sub>
              </m:sSub>
              <m:r>
                <m:rPr>
                  <m:scr m:val="double-struck"/>
                  <m:sty m:val="p"/>
                </m:rPr>
                <w:rPr>
                  <w:rFonts w:ascii="Cambria Math" w:hAnsi="Cambria Math"/>
                </w:rPr>
                <m:t>E[</m:t>
              </m:r>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σ</m:t>
                      </m:r>
                    </m:e>
                    <m:sub>
                      <m:r>
                        <w:rPr>
                          <w:rFonts w:ascii="Cambria Math" w:hAnsi="Cambria Math"/>
                        </w:rPr>
                        <m:t>d</m:t>
                      </m:r>
                    </m:sub>
                  </m:sSub>
                </m:sub>
              </m:sSub>
            </m:num>
            <m:den>
              <m:r>
                <w:rPr>
                  <w:rFonts w:ascii="Cambria Math" w:hAnsi="Cambria Math"/>
                </w:rPr>
                <m:t>η </m:t>
              </m:r>
              <m:sSub>
                <m:sSubPr>
                  <m:ctrlPr>
                    <w:rPr>
                      <w:rFonts w:ascii="Cambria Math" w:hAnsi="Cambria Math"/>
                    </w:rPr>
                  </m:ctrlPr>
                </m:sSubPr>
                <m:e>
                  <m:r>
                    <m:rPr>
                      <m:sty m:val="p"/>
                    </m:rPr>
                    <w:rPr>
                      <w:rFonts w:ascii="Cambria Math" w:hAnsi="Cambria Math"/>
                    </w:rPr>
                    <m:t>∂</m:t>
                  </m:r>
                </m:e>
                <m:sub>
                  <m:r>
                    <w:rPr>
                      <w:rFonts w:ascii="Cambria Math" w:hAnsi="Cambria Math"/>
                    </w:rPr>
                    <m:t>σ</m:t>
                  </m:r>
                </m:sub>
              </m:sSub>
              <m:r>
                <m:rPr>
                  <m:scr m:val="double-struck"/>
                  <m:sty m:val="p"/>
                </m:rPr>
                <w:rPr>
                  <w:rFonts w:ascii="Cambria Math" w:hAnsi="Cambria Math"/>
                </w:rPr>
                <m:t>V[</m:t>
              </m:r>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σ</m:t>
                      </m:r>
                    </m:e>
                    <m:sub>
                      <m:r>
                        <w:rPr>
                          <w:rFonts w:ascii="Cambria Math" w:hAnsi="Cambria Math"/>
                        </w:rPr>
                        <m:t>d</m:t>
                      </m:r>
                    </m:sub>
                  </m:sSub>
                </m:sub>
              </m:sSub>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m:rPr>
                  <m:scr m:val="script"/>
                  <m:sty m:val="p"/>
                </m:rPr>
                <w:rPr>
                  <w:rFonts w:ascii="Cambria Math" w:hAnsi="Cambria Math"/>
                </w:rPr>
                <m:t>K</m:t>
              </m:r>
              <m:r>
                <w:rPr>
                  <w:rFonts w:ascii="Cambria Math" w:hAnsi="Cambria Math"/>
                </w:rPr>
                <m:t> S</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num>
            <m:den>
              <m:r>
                <w:rPr>
                  <w:rFonts w:ascii="Cambria Math" w:hAnsi="Cambria Math"/>
                </w:rPr>
                <m:t>η</m:t>
              </m:r>
              <m:d>
                <m:dPr>
                  <m:ctrlPr>
                    <w:rPr>
                      <w:rFonts w:ascii="Cambria Math" w:hAnsi="Cambria Math"/>
                    </w:rPr>
                  </m:ctrlPr>
                </m:dPr>
                <m:e>
                  <m:r>
                    <w:rPr>
                      <w:rFonts w:ascii="Cambria Math" w:hAnsi="Cambria Math"/>
                    </w:rPr>
                    <m:t>2</m:t>
                  </m:r>
                  <m:sSup>
                    <m:sSupPr>
                      <m:ctrlPr>
                        <w:rPr>
                          <w:rFonts w:ascii="Cambria Math" w:hAnsi="Cambria Math"/>
                        </w:rPr>
                      </m:ctrlPr>
                    </m:sSupPr>
                    <m:e>
                      <m:r>
                        <m:rPr>
                          <m:scr m:val="script"/>
                          <m:sty m:val="p"/>
                        </m:rPr>
                        <w:rPr>
                          <w:rFonts w:ascii="Cambria Math" w:hAnsi="Cambria Math"/>
                        </w:rPr>
                        <m:t>K</m:t>
                      </m:r>
                    </m:e>
                    <m:sup>
                      <m:r>
                        <w:rPr>
                          <w:rFonts w:ascii="Cambria Math" w:hAnsi="Cambria Math"/>
                        </w:rPr>
                        <m:t>2</m:t>
                      </m:r>
                    </m:sup>
                  </m:sSup>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nor/>
                        </m:rPr>
                        <m:t>quad</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e>
              </m:d>
            </m:den>
          </m:f>
          <m:r>
            <m:rPr>
              <m:sty m:val="p"/>
            </m:rPr>
            <w:rPr>
              <w:rFonts w:ascii="Cambria Math" w:hAnsi="Cambria Math"/>
            </w:rPr>
            <m:t>.</m:t>
          </m:r>
        </m:oMath>
      </m:oMathPara>
    </w:p>
    <w:p w14:paraId="17E6A4EB" w14:textId="4AA4C384" w:rsidR="00351175" w:rsidRPr="009D3899" w:rsidRDefault="009D3899">
      <w:pPr>
        <w:pStyle w:val="Heading1"/>
        <w:rPr>
          <w:sz w:val="28"/>
          <w:szCs w:val="28"/>
        </w:rPr>
      </w:pPr>
      <w:bookmarkStart w:id="100" w:name="app:investor"/>
      <w:bookmarkEnd w:id="90"/>
      <w:bookmarkEnd w:id="98"/>
      <w:r w:rsidRPr="009D3899">
        <w:rPr>
          <w:sz w:val="28"/>
          <w:szCs w:val="28"/>
        </w:rPr>
        <w:t>Appe</w:t>
      </w:r>
      <w:r w:rsidR="007E69A7">
        <w:rPr>
          <w:sz w:val="28"/>
          <w:szCs w:val="28"/>
        </w:rPr>
        <w:t>n</w:t>
      </w:r>
      <w:r w:rsidRPr="009D3899">
        <w:rPr>
          <w:sz w:val="28"/>
          <w:szCs w:val="28"/>
        </w:rPr>
        <w:t>d</w:t>
      </w:r>
      <w:r w:rsidR="007E69A7">
        <w:rPr>
          <w:sz w:val="28"/>
          <w:szCs w:val="28"/>
        </w:rPr>
        <w:t>i</w:t>
      </w:r>
      <w:r w:rsidRPr="009D3899">
        <w:rPr>
          <w:sz w:val="28"/>
          <w:szCs w:val="28"/>
        </w:rPr>
        <w:t xml:space="preserve">x D: </w:t>
      </w:r>
      <w:r w:rsidR="004873CC" w:rsidRPr="009D3899">
        <w:rPr>
          <w:sz w:val="28"/>
          <w:szCs w:val="28"/>
        </w:rPr>
        <w:t>Investor’s FOC and equilibrium condition</w:t>
      </w:r>
    </w:p>
    <w:p w14:paraId="0D958F03" w14:textId="2AE2CCA8" w:rsidR="007E69A7" w:rsidRPr="007E69A7" w:rsidRDefault="007E69A7">
      <w:pPr>
        <w:pStyle w:val="FirstParagraph"/>
        <w:rPr>
          <w:sz w:val="28"/>
          <w:szCs w:val="28"/>
        </w:rPr>
      </w:pPr>
      <w:r w:rsidRPr="007E69A7">
        <w:rPr>
          <w:sz w:val="28"/>
          <w:szCs w:val="28"/>
        </w:rPr>
        <w:t>D.1 Investor’s First-Order Condition</w:t>
      </w:r>
    </w:p>
    <w:p w14:paraId="06519122" w14:textId="3D9C1CCA" w:rsidR="00351175" w:rsidRDefault="004873CC">
      <w:pPr>
        <w:pStyle w:val="FirstParagraph"/>
      </w:pPr>
      <w:r>
        <w:t xml:space="preserve">With net returns </w:t>
      </w:r>
      <m:oMath>
        <m:sSup>
          <m:sSupPr>
            <m:ctrlPr>
              <w:rPr>
                <w:rFonts w:ascii="Cambria Math" w:hAnsi="Cambria Math"/>
              </w:rPr>
            </m:ctrlPr>
          </m:sSupPr>
          <m:e>
            <m:r>
              <w:rPr>
                <w:rFonts w:ascii="Cambria Math" w:hAnsi="Cambria Math"/>
              </w:rPr>
              <m:t>r</m:t>
            </m:r>
          </m:e>
          <m:sup>
            <m:r>
              <m:rPr>
                <m:nor/>
              </m:rPr>
              <m:t>net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ϕ</m:t>
        </m:r>
      </m:oMath>
      <w:r>
        <w:t xml:space="preserve"> and investor utility</w:t>
      </w:r>
    </w:p>
    <w:p w14:paraId="02397CF4" w14:textId="77777777" w:rsidR="00351175" w:rsidRDefault="005464CE">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ϕ</m:t>
          </m:r>
          <m:r>
            <m:rPr>
              <m:sty m:val="p"/>
            </m:rPr>
            <w:rPr>
              <w:rFonts w:ascii="Cambria Math" w:hAnsi="Cambria Math"/>
            </w:rPr>
            <m:t>)=</m:t>
          </m:r>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nor/>
                </m:rPr>
                <m:t>net</m:t>
              </m:r>
            </m:sup>
          </m:sSup>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2</m:t>
              </m:r>
            </m:den>
          </m:f>
          <m:r>
            <m:rPr>
              <m:scr m:val="double-struck"/>
              <m:sty m:val="p"/>
            </m:rP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r</m:t>
              </m:r>
            </m:e>
            <m:sup>
              <m:r>
                <m:rPr>
                  <m:nor/>
                </m:rPr>
                <m:t>net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Sσ</m:t>
          </m:r>
          <m:r>
            <m:rPr>
              <m:sty m:val="p"/>
            </m:rPr>
            <w:rPr>
              <w:rFonts w:ascii="Cambria Math" w:hAnsi="Cambria Math"/>
            </w:rPr>
            <m:t>)-</m:t>
          </m:r>
          <m:r>
            <w:rPr>
              <w:rFonts w:ascii="Cambria Math" w:hAnsi="Cambria Math"/>
            </w:rPr>
            <m:t>ϕ</m:t>
          </m:r>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2</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m:oMathPara>
    </w:p>
    <w:p w14:paraId="727B4792" w14:textId="04A773A2" w:rsidR="00351175" w:rsidRDefault="004873CC">
      <w:pPr>
        <w:pStyle w:val="FirstParagraph"/>
      </w:pPr>
      <w:r>
        <w:t xml:space="preserve">the investor chooses the target volatility </w:t>
      </w:r>
      <m:oMath>
        <m:sSub>
          <m:sSubPr>
            <m:ctrlPr>
              <w:rPr>
                <w:rFonts w:ascii="Cambria Math" w:hAnsi="Cambria Math"/>
              </w:rPr>
            </m:ctrlPr>
          </m:sSubPr>
          <m:e>
            <m:r>
              <w:rPr>
                <w:rFonts w:ascii="Cambria Math" w:hAnsi="Cambria Math"/>
              </w:rPr>
              <m:t>σ</m:t>
            </m:r>
          </m:e>
          <m:sub>
            <m:r>
              <w:rPr>
                <w:rFonts w:ascii="Cambria Math" w:hAnsi="Cambria Math"/>
              </w:rPr>
              <m:t>d</m:t>
            </m:r>
          </m:sub>
        </m:sSub>
      </m:oMath>
      <w:r>
        <w:t xml:space="preserve"> to maximize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oMath>
      <w:r>
        <w:t xml:space="preserve">, where the fee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oMath>
      <w:r>
        <w:t xml:space="preserve"> is pinned down by the incentive compatibility constraint</w:t>
      </w:r>
      <w:r w:rsidR="007E69A7">
        <w:t>.</w:t>
      </w:r>
      <w:del w:id="101" w:author="Igor Yelnik" w:date="2026-05-05T17:30:00Z" w16du:dateUtc="2026-05-05T16:30:00Z">
        <w:r w:rsidDel="00472868">
          <w:delText>.</w:delText>
        </w:r>
      </w:del>
    </w:p>
    <w:p w14:paraId="06715E3E" w14:textId="77777777" w:rsidR="007E69A7" w:rsidRPr="007E69A7" w:rsidRDefault="007E69A7" w:rsidP="007E69A7">
      <w:pPr>
        <w:pStyle w:val="FirstParagraph"/>
        <w:rPr>
          <w:sz w:val="28"/>
          <w:szCs w:val="28"/>
        </w:rPr>
      </w:pPr>
      <w:r w:rsidRPr="007E69A7">
        <w:rPr>
          <w:sz w:val="28"/>
          <w:szCs w:val="28"/>
        </w:rPr>
        <w:t>D.2 Equilibrium Characterization</w:t>
      </w:r>
    </w:p>
    <w:p w14:paraId="7A81C707" w14:textId="04FAB3C9" w:rsidR="007E69A7" w:rsidRDefault="007E69A7" w:rsidP="007E69A7">
      <w:pPr>
        <w:pStyle w:val="FirstParagraph"/>
      </w:pPr>
      <w:r w:rsidRPr="007E69A7">
        <w:t>For notational convenience, define</w:t>
      </w:r>
    </w:p>
    <w:commentRangeStart w:id="102"/>
    <w:p w14:paraId="234C45CA" w14:textId="7CD6BE22" w:rsidR="00351175" w:rsidRDefault="005464CE" w:rsidP="007E69A7">
      <w:pPr>
        <w:pStyle w:val="FirstParagraph"/>
      </w:pPr>
      <m:oMath>
        <m:eqArr>
          <m:eqArrPr>
            <m:ctrlPr>
              <w:rPr>
                <w:rFonts w:ascii="Cambria Math" w:hAnsi="Cambria Math"/>
              </w:rPr>
            </m:ctrlPr>
          </m:eqArrPr>
          <m:e>
            <m:r>
              <w:rPr>
                <w:rFonts w:ascii="Cambria Math" w:hAnsi="Cambria Math"/>
              </w:rPr>
              <m:t>N</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&amp;</m:t>
            </m:r>
            <m:box>
              <m:boxPr>
                <m:opEmu m:val="1"/>
                <m:ctrlPr>
                  <w:rPr>
                    <w:rFonts w:ascii="Cambria Math" w:hAnsi="Cambria Math"/>
                  </w:rPr>
                </m:ctrlPr>
              </m:boxPr>
              <m:e>
                <m:r>
                  <m:rPr>
                    <m:sty m:val="p"/>
                  </m:rPr>
                  <w:rPr>
                    <w:rFonts w:ascii="Cambria Math" w:hAnsi="Cambria Math"/>
                  </w:rPr>
                  <m:t>:=</m:t>
                </m:r>
              </m:e>
            </m:box>
            <m:r>
              <m:rPr>
                <m:scr m:val="script"/>
                <m:sty m:val="p"/>
              </m:rPr>
              <w:rPr>
                <w:rFonts w:ascii="Cambria Math" w:hAnsi="Cambria Math"/>
              </w:rPr>
              <m:t>K</m:t>
            </m:r>
            <m:r>
              <w:rPr>
                <w:rFonts w:ascii="Cambria Math" w:hAnsi="Cambria Math"/>
              </w:rPr>
              <m:t> S </m:t>
            </m:r>
            <m:r>
              <m:rPr>
                <m:sty m:val="p"/>
              </m:rPr>
              <w:rPr>
                <w:rFonts w:ascii="Cambria Math" w:hAnsi="Cambria Math"/>
              </w:rPr>
              <m:t>+</m:t>
            </m:r>
            <m:r>
              <w:rPr>
                <w:rFonts w:ascii="Cambria Math" w:hAnsi="Cambria Math"/>
              </w:rPr>
              <m:t> 2</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σ </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e>
          <m:e/>
          <m:e>
            <m:ctrlPr>
              <w:rPr>
                <w:rFonts w:ascii="Cambria Math" w:eastAsia="Cambria Math" w:hAnsi="Cambria Math" w:cs="Cambria Math"/>
                <w:i/>
              </w:rPr>
            </m:ctrlPr>
          </m:e>
          <m:e>
            <m:r>
              <w:rPr>
                <w:rFonts w:ascii="Cambria Math" w:hAnsi="Cambria Math"/>
              </w:rPr>
              <m:t>D</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&amp;</m:t>
            </m:r>
            <m:box>
              <m:boxPr>
                <m:opEmu m:val="1"/>
                <m:ctrlPr>
                  <w:rPr>
                    <w:rFonts w:ascii="Cambria Math" w:hAnsi="Cambria Math"/>
                  </w:rPr>
                </m:ctrlPr>
              </m:boxPr>
              <m:e>
                <m:r>
                  <m:rPr>
                    <m:sty m:val="p"/>
                  </m:rPr>
                  <w:rPr>
                    <w:rFonts w:ascii="Cambria Math" w:hAnsi="Cambria Math"/>
                  </w:rPr>
                  <m:t>:=</m:t>
                </m:r>
              </m:e>
            </m:box>
            <m:r>
              <w:rPr>
                <w:rFonts w:ascii="Cambria Math" w:hAnsi="Cambria Math"/>
              </w:rPr>
              <m:t>η</m:t>
            </m:r>
            <m:d>
              <m:dPr>
                <m:ctrlPr>
                  <w:rPr>
                    <w:rFonts w:ascii="Cambria Math" w:hAnsi="Cambria Math"/>
                  </w:rPr>
                </m:ctrlPr>
              </m:dPr>
              <m:e>
                <m:r>
                  <w:rPr>
                    <w:rFonts w:ascii="Cambria Math" w:hAnsi="Cambria Math"/>
                  </w:rPr>
                  <m:t>2</m:t>
                </m:r>
                <m:sSup>
                  <m:sSupPr>
                    <m:ctrlPr>
                      <w:rPr>
                        <w:rFonts w:ascii="Cambria Math" w:hAnsi="Cambria Math"/>
                      </w:rPr>
                    </m:ctrlPr>
                  </m:sSupPr>
                  <m:e>
                    <m:r>
                      <m:rPr>
                        <m:scr m:val="script"/>
                        <m:sty m:val="p"/>
                      </m:rPr>
                      <w:rPr>
                        <w:rFonts w:ascii="Cambria Math" w:hAnsi="Cambria Math"/>
                      </w:rPr>
                      <m:t>K</m:t>
                    </m:r>
                  </m:e>
                  <m:sup>
                    <m:r>
                      <w:rPr>
                        <w:rFonts w:ascii="Cambria Math" w:hAnsi="Cambria Math"/>
                      </w:rPr>
                      <m:t>2</m:t>
                    </m:r>
                  </m:sup>
                </m:sSup>
                <m:r>
                  <w:rPr>
                    <w:rFonts w:ascii="Cambria Math" w:hAnsi="Cambria Math"/>
                  </w:rPr>
                  <m:t>σ</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nor/>
                      </m:rPr>
                      <m:t>quad</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σ</m:t>
                </m:r>
                <m:r>
                  <m:rPr>
                    <m:sty m:val="p"/>
                  </m:rPr>
                  <w:rPr>
                    <w:rFonts w:ascii="Cambria Math" w:hAnsi="Cambria Math"/>
                  </w:rPr>
                  <m:t>)</m:t>
                </m:r>
              </m:e>
            </m:d>
            <m:r>
              <m:rPr>
                <m:sty m:val="p"/>
              </m:rPr>
              <w:rPr>
                <w:rFonts w:ascii="Cambria Math" w:hAnsi="Cambria Math"/>
              </w:rPr>
              <m:t>,</m:t>
            </m:r>
            <m:ctrlPr>
              <w:rPr>
                <w:rFonts w:ascii="Cambria Math" w:eastAsia="Cambria Math" w:hAnsi="Cambria Math" w:cs="Cambria Math"/>
                <w:i/>
              </w:rPr>
            </m:ctrlPr>
          </m:e>
          <m:e>
            <m:r>
              <w:rPr>
                <w:rFonts w:ascii="Cambria Math" w:hAnsi="Cambria Math"/>
              </w:rPr>
              <m:t>ϕ</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&amp;</m:t>
            </m:r>
            <m:box>
              <m:boxPr>
                <m:opEmu m:val="1"/>
                <m:ctrlPr>
                  <w:rPr>
                    <w:rFonts w:ascii="Cambria Math" w:hAnsi="Cambria Math"/>
                  </w:rPr>
                </m:ctrlPr>
              </m:boxPr>
              <m:e>
                <m:r>
                  <m:rPr>
                    <m:sty m:val="p"/>
                  </m:rPr>
                  <w:rPr>
                    <w:rFonts w:ascii="Cambria Math" w:hAnsi="Cambria Math"/>
                  </w:rPr>
                  <m:t>:=</m:t>
                </m:r>
              </m:e>
            </m:box>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σ</m:t>
                </m:r>
                <m:r>
                  <m:rPr>
                    <m:sty m:val="p"/>
                  </m:rPr>
                  <w:rPr>
                    <w:rFonts w:ascii="Cambria Math" w:hAnsi="Cambria Math"/>
                  </w:rPr>
                  <m:t>)</m:t>
                </m:r>
              </m:num>
              <m:den>
                <m:r>
                  <w:rPr>
                    <w:rFonts w:ascii="Cambria Math" w:hAnsi="Cambria Math"/>
                  </w:rPr>
                  <m:t>D</m:t>
                </m:r>
                <m:r>
                  <m:rPr>
                    <m:sty m:val="p"/>
                  </m:rPr>
                  <w:rPr>
                    <w:rFonts w:ascii="Cambria Math" w:hAnsi="Cambria Math"/>
                  </w:rPr>
                  <m:t>(</m:t>
                </m:r>
                <m:r>
                  <w:rPr>
                    <w:rFonts w:ascii="Cambria Math" w:hAnsi="Cambria Math"/>
                  </w:rPr>
                  <m:t>σ</m:t>
                </m:r>
                <m:r>
                  <m:rPr>
                    <m:sty m:val="p"/>
                  </m:rPr>
                  <w:rPr>
                    <w:rFonts w:ascii="Cambria Math" w:hAnsi="Cambria Math"/>
                  </w:rPr>
                  <m:t>)</m:t>
                </m:r>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σ</m:t>
                </m:r>
                <m:r>
                  <m:rPr>
                    <m:sty m:val="p"/>
                  </m:rPr>
                  <w:rPr>
                    <w:rFonts w:ascii="Cambria Math" w:hAnsi="Cambria Math"/>
                  </w:rPr>
                  <m:t>)</m:t>
                </m:r>
              </m:num>
              <m:den>
                <m:r>
                  <w:rPr>
                    <w:rFonts w:ascii="Cambria Math" w:hAnsi="Cambria Math"/>
                  </w:rPr>
                  <m:t>D</m:t>
                </m:r>
                <m:r>
                  <m:rPr>
                    <m:sty m:val="p"/>
                  </m:rPr>
                  <w:rPr>
                    <w:rFonts w:ascii="Cambria Math" w:hAnsi="Cambria Math"/>
                  </w:rPr>
                  <m:t>(</m:t>
                </m:r>
                <m:r>
                  <w:rPr>
                    <w:rFonts w:ascii="Cambria Math" w:hAnsi="Cambria Math"/>
                  </w:rPr>
                  <m:t>σ</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e>
        </m:eqArr>
      </m:oMath>
      <w:commentRangeEnd w:id="102"/>
      <w:r w:rsidR="00472868">
        <w:rPr>
          <w:rStyle w:val="CommentReference"/>
          <w:sz w:val="24"/>
          <w:szCs w:val="24"/>
        </w:rPr>
        <w:commentReference w:id="102"/>
      </w:r>
    </w:p>
    <w:p w14:paraId="401E176C" w14:textId="77777777" w:rsidR="00351175" w:rsidRDefault="004873CC">
      <w:pPr>
        <w:pStyle w:val="FirstParagraph"/>
      </w:pPr>
      <w:r>
        <w:t xml:space="preserve">where </w:t>
      </w:r>
      <m:oMath>
        <m:r>
          <w:rPr>
            <w:rFonts w:ascii="Cambria Math" w:hAnsi="Cambria Math"/>
          </w:rPr>
          <m:t>N</m:t>
        </m:r>
        <m:r>
          <m:rPr>
            <m:sty m:val="p"/>
          </m:rPr>
          <w:rPr>
            <w:rFonts w:ascii="Cambria Math" w:hAnsi="Cambria Math"/>
          </w:rPr>
          <m:t>(</m:t>
        </m:r>
        <m:r>
          <w:rPr>
            <w:rFonts w:ascii="Cambria Math" w:hAnsi="Cambria Math"/>
          </w:rPr>
          <m:t>σ</m:t>
        </m:r>
        <m:r>
          <m:rPr>
            <m:sty m:val="p"/>
          </m:rPr>
          <w:rPr>
            <w:rFonts w:ascii="Cambria Math" w:hAnsi="Cambria Math"/>
          </w:rPr>
          <m:t>)</m:t>
        </m:r>
      </m:oMath>
      <w:r>
        <w:t xml:space="preserve"> is the numerator and </w:t>
      </w:r>
      <m:oMath>
        <m:r>
          <w:rPr>
            <w:rFonts w:ascii="Cambria Math" w:hAnsi="Cambria Math"/>
          </w:rPr>
          <m:t>D</m:t>
        </m:r>
        <m:r>
          <m:rPr>
            <m:sty m:val="p"/>
          </m:rPr>
          <w:rPr>
            <w:rFonts w:ascii="Cambria Math" w:hAnsi="Cambria Math"/>
          </w:rPr>
          <m:t>(</m:t>
        </m:r>
        <m:r>
          <w:rPr>
            <w:rFonts w:ascii="Cambria Math" w:hAnsi="Cambria Math"/>
          </w:rPr>
          <m:t>σ</m:t>
        </m:r>
        <m:r>
          <m:rPr>
            <m:sty m:val="p"/>
          </m:rPr>
          <w:rPr>
            <w:rFonts w:ascii="Cambria Math" w:hAnsi="Cambria Math"/>
          </w:rPr>
          <m:t>)</m:t>
        </m:r>
      </m:oMath>
      <w:r>
        <w:t xml:space="preserve"> is the denominator of the IC fee </w:t>
      </w:r>
      <w:commentRangeStart w:id="103"/>
      <w:r>
        <w:fldChar w:fldCharType="begin"/>
      </w:r>
      <w:r>
        <w:instrText>HYPERLINK \l "eq:phi-IC" \h</w:instrText>
      </w:r>
      <w:r>
        <w:fldChar w:fldCharType="separate"/>
      </w:r>
      <w:r>
        <w:rPr>
          <w:rStyle w:val="Hyperlink"/>
        </w:rPr>
        <w:t>[eq:phi-IC]</w:t>
      </w:r>
      <w:r>
        <w:fldChar w:fldCharType="end"/>
      </w:r>
      <w:r>
        <w:t>.</w:t>
      </w:r>
      <w:commentRangeEnd w:id="103"/>
      <w:r w:rsidR="00472868">
        <w:rPr>
          <w:rStyle w:val="CommentReference"/>
          <w:sz w:val="24"/>
          <w:szCs w:val="24"/>
        </w:rPr>
        <w:commentReference w:id="103"/>
      </w:r>
    </w:p>
    <w:p w14:paraId="62DD1787" w14:textId="306404EC" w:rsidR="007E69A7" w:rsidRDefault="007E69A7">
      <w:pPr>
        <w:pStyle w:val="BodyText"/>
      </w:pPr>
      <w:r>
        <w:t xml:space="preserve">Substituting these expressions into the first-order condition yields a nonlinear equation in </w:t>
      </w:r>
      <m:oMath>
        <m:r>
          <w:rPr>
            <w:rFonts w:ascii="Cambria Math" w:hAnsi="Cambria Math"/>
          </w:rPr>
          <m:t>σ</m:t>
        </m:r>
      </m:oMath>
      <w:r>
        <w:t>.</w:t>
      </w:r>
    </w:p>
    <w:p w14:paraId="5D75572F" w14:textId="3F77ABE1" w:rsidR="00351175" w:rsidRDefault="007E69A7">
      <w:pPr>
        <w:pStyle w:val="BodyText"/>
      </w:pPr>
      <w:r>
        <w:t>Define</w:t>
      </w:r>
    </w:p>
    <w:p w14:paraId="799E94D1" w14:textId="6B8AC49C" w:rsidR="00351175" w:rsidRDefault="004873CC">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σ</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σ</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Sσ</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σ</m:t>
                      </m:r>
                    </m:e>
                  </m:d>
                </m:e>
              </m:d>
              <m:sSup>
                <m:sSupPr>
                  <m:ctrlPr>
                    <w:rPr>
                      <w:rFonts w:ascii="Cambria Math" w:hAnsi="Cambria Math"/>
                    </w:rPr>
                  </m:ctrlPr>
                </m:sSupPr>
                <m:e>
                  <m:r>
                    <w:rPr>
                      <w:rFonts w:ascii="Cambria Math" w:hAnsi="Cambria Math"/>
                    </w:rPr>
                    <m:t>σ</m:t>
                  </m:r>
                </m:e>
                <m:sup>
                  <m:r>
                    <w:rPr>
                      <w:rFonts w:ascii="Cambria Math" w:hAnsi="Cambria Math"/>
                    </w:rPr>
                    <m:t>2</m:t>
                  </m:r>
                </m:sup>
              </m:sSup>
            </m:e>
          </m:d>
          <m:sSup>
            <m:sSupPr>
              <m:ctrlPr>
                <w:rPr>
                  <w:rFonts w:ascii="Cambria Math" w:hAnsi="Cambria Math"/>
                </w:rPr>
              </m:ctrlPr>
            </m:sSupPr>
            <m:e>
              <m:r>
                <w:rPr>
                  <w:rFonts w:ascii="Cambria Math" w:hAnsi="Cambria Math"/>
                </w:rPr>
                <m:t>ϕ</m:t>
              </m:r>
            </m:e>
            <m:sup>
              <m:r>
                <m:rPr>
                  <m:sty m:val="p"/>
                </m:rPr>
                <w:rPr>
                  <w:rFonts w:ascii="Cambria Math" w:hAnsi="Cambria Math"/>
                </w:rPr>
                <m:t>'</m:t>
              </m:r>
            </m:sup>
          </m:sSup>
          <m:d>
            <m:dPr>
              <m:ctrlPr>
                <w:rPr>
                  <w:rFonts w:ascii="Cambria Math" w:hAnsi="Cambria Math"/>
                </w:rPr>
              </m:ctrlPr>
            </m:dPr>
            <m:e>
              <m:r>
                <w:rPr>
                  <w:rFonts w:ascii="Cambria Math" w:hAnsi="Cambria Math"/>
                </w:rPr>
                <m:t>σ</m:t>
              </m:r>
            </m:e>
          </m:d>
          <m:r>
            <m:rPr>
              <m:sty m:val="p"/>
            </m:rPr>
            <w:rPr>
              <w:rFonts w:ascii="Cambria Math" w:hAnsi="Cambria Math"/>
            </w:rPr>
            <m:t>.</m:t>
          </m:r>
        </m:oMath>
      </m:oMathPara>
    </w:p>
    <w:p w14:paraId="13CFBB98" w14:textId="77777777" w:rsidR="007E69A7" w:rsidRDefault="007E69A7">
      <w:pPr>
        <w:pStyle w:val="FirstParagraph"/>
      </w:pPr>
    </w:p>
    <w:p w14:paraId="53C00199" w14:textId="0A0EDB51" w:rsidR="00351175" w:rsidRDefault="007E69A7">
      <w:pPr>
        <w:pStyle w:val="FirstParagraph"/>
      </w:pPr>
      <w:r>
        <w:t>T</w:t>
      </w:r>
      <w:r w:rsidR="004873CC">
        <w:t xml:space="preserve">he equilibrium target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rsidR="004873CC">
        <w:t xml:space="preserve"> </w:t>
      </w:r>
      <w:r>
        <w:t>is characterized by</w:t>
      </w:r>
      <w:r w:rsidR="004873CC">
        <w:t xml:space="preserve"> </w:t>
      </w:r>
      <m:oMath>
        <m:r>
          <w:rPr>
            <w:rFonts w:ascii="Cambria Math" w:hAnsi="Cambria Math"/>
          </w:rPr>
          <m:t>G</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r>
          <w:rPr>
            <w:rFonts w:ascii="Cambria Math" w:hAnsi="Cambria Math"/>
          </w:rPr>
          <m:t>0</m:t>
        </m:r>
      </m:oMath>
      <w:r w:rsidR="004873CC">
        <w:t xml:space="preserve">. </w:t>
      </w:r>
      <w:r w:rsidRPr="007E69A7">
        <w:t>This equation generally does not admit a closed-form solution and must be solved numerically, for example using bisection or Newton’s method.</w:t>
      </w:r>
    </w:p>
    <w:p w14:paraId="330934F3" w14:textId="73BC60F7" w:rsidR="004C042C" w:rsidRPr="004C042C" w:rsidRDefault="004C042C">
      <w:pPr>
        <w:pStyle w:val="FirstParagraph"/>
        <w:rPr>
          <w:sz w:val="28"/>
          <w:szCs w:val="28"/>
        </w:rPr>
      </w:pPr>
      <w:bookmarkStart w:id="104" w:name="linear-rule-for-the-ic-fee-details."/>
      <w:r w:rsidRPr="004C042C">
        <w:rPr>
          <w:sz w:val="28"/>
          <w:szCs w:val="28"/>
        </w:rPr>
        <w:t>D.3 Linear Approximation of the IC Fee</w:t>
      </w:r>
    </w:p>
    <w:p w14:paraId="3138564A" w14:textId="77777777" w:rsidR="00F8533A" w:rsidRDefault="004873CC">
      <w:pPr>
        <w:pStyle w:val="FirstParagraph"/>
      </w:pPr>
      <w:r>
        <w:t xml:space="preserve">For practical implementation, we linearize the IC fee schedule around a reference volatility </w:t>
      </w:r>
      <m:oMath>
        <m:sSub>
          <m:sSubPr>
            <m:ctrlPr>
              <w:rPr>
                <w:rFonts w:ascii="Cambria Math" w:hAnsi="Cambria Math"/>
              </w:rPr>
            </m:ctrlPr>
          </m:sSubPr>
          <m:e>
            <m:r>
              <w:rPr>
                <w:rFonts w:ascii="Cambria Math" w:hAnsi="Cambria Math"/>
              </w:rPr>
              <m:t>σ</m:t>
            </m:r>
          </m:e>
          <m:sub>
            <m:r>
              <w:rPr>
                <w:rFonts w:ascii="Cambria Math" w:hAnsi="Cambria Math"/>
              </w:rPr>
              <m:t>0</m:t>
            </m:r>
          </m:sub>
        </m:sSub>
      </m:oMath>
      <w:r>
        <w:t xml:space="preserve"> (typically chosen as the optimal target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t xml:space="preserve">). </w:t>
      </w:r>
    </w:p>
    <w:p w14:paraId="0840D39E" w14:textId="2488DAA3" w:rsidR="00351175" w:rsidRDefault="004873CC">
      <w:pPr>
        <w:pStyle w:val="FirstParagraph"/>
      </w:pPr>
      <w:r>
        <w:t>Using a first-order Taylor approximation:</w:t>
      </w:r>
    </w:p>
    <w:p w14:paraId="3A030494" w14:textId="77777777" w:rsidR="00351175" w:rsidRDefault="004873CC">
      <w:pPr>
        <w:pStyle w:val="BodyText"/>
      </w:pPr>
      <w:commentRangeStart w:id="105"/>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e>
              <m:lim>
                <m:r>
                  <m:rPr>
                    <m:sty m:val="p"/>
                  </m:rPr>
                  <w:rPr>
                    <w:rFonts w:ascii="Cambria Math" w:hAnsi="Cambria Math"/>
                  </w:rPr>
                  <m:t>⏟</m:t>
                </m:r>
              </m:lim>
            </m:limLow>
          </m:e>
          <m:lim>
            <m:r>
              <w:rPr>
                <w:rFonts w:ascii="Cambria Math" w:hAnsi="Cambria Math"/>
              </w:rPr>
              <m:t>α</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e>
              <m:lim>
                <m:r>
                  <m:rPr>
                    <m:sty m:val="p"/>
                  </m:rPr>
                  <w:rPr>
                    <w:rFonts w:ascii="Cambria Math" w:hAnsi="Cambria Math"/>
                  </w:rPr>
                  <m:t>⏟</m:t>
                </m:r>
              </m:lim>
            </m:limLow>
          </m:e>
          <m:lim>
            <m:r>
              <w:rPr>
                <w:rFonts w:ascii="Cambria Math" w:hAnsi="Cambria Math"/>
              </w:rPr>
              <m:t>β</m:t>
            </m:r>
          </m:lim>
        </m:limLow>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oMath>
      <w:commentRangeEnd w:id="105"/>
      <w:r w:rsidR="00472868">
        <w:rPr>
          <w:rStyle w:val="CommentReference"/>
          <w:sz w:val="24"/>
          <w:szCs w:val="24"/>
        </w:rPr>
        <w:commentReference w:id="105"/>
      </w:r>
    </w:p>
    <w:p w14:paraId="6B0BE88F" w14:textId="6E588810" w:rsidR="00351175" w:rsidRDefault="004C042C" w:rsidP="004C042C">
      <w:pPr>
        <w:pStyle w:val="FirstParagraph"/>
      </w:pPr>
      <w:r>
        <w:t>w</w:t>
      </w:r>
      <w:r w:rsidR="004873CC">
        <w:t>here</w:t>
      </w:r>
      <w:r>
        <w:t xml:space="preserve"> </w:t>
      </w:r>
      <m:oMath>
        <m:r>
          <w:rPr>
            <w:rFonts w:ascii="Cambria Math" w:hAnsi="Cambria Math"/>
          </w:rPr>
          <m:t>α</m:t>
        </m:r>
        <m:box>
          <m:boxPr>
            <m:opEmu m:val="1"/>
            <m:ctrlPr>
              <w:rPr>
                <w:rFonts w:ascii="Cambria Math" w:hAnsi="Cambria Math"/>
              </w:rPr>
            </m:ctrlPr>
          </m:boxPr>
          <m:e>
            <m:r>
              <m:rPr>
                <m:sty m:val="p"/>
              </m:rPr>
              <w:rPr>
                <w:rFonts w:ascii="Cambria Math" w:hAnsi="Cambria Math"/>
              </w:rPr>
              <m:t>:=</m:t>
            </m:r>
          </m:e>
        </m:box>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0</m:t>
                </m:r>
              </m:sub>
            </m:sSub>
          </m:e>
        </m:d>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0</m:t>
                </m:r>
              </m:sub>
            </m:sSub>
          </m:e>
        </m:d>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,and</m:t>
        </m:r>
        <m:r>
          <w:rPr>
            <w:rFonts w:ascii="Cambria Math" w:hAnsi="Cambria Math"/>
          </w:rPr>
          <m:t>β</m:t>
        </m:r>
        <m:box>
          <m:boxPr>
            <m:opEmu m:val="1"/>
            <m:ctrlPr>
              <w:rPr>
                <w:rFonts w:ascii="Cambria Math" w:hAnsi="Cambria Math"/>
              </w:rPr>
            </m:ctrlPr>
          </m:boxPr>
          <m:e>
            <m:r>
              <m:rPr>
                <m:sty m:val="p"/>
              </m:rPr>
              <w:rPr>
                <w:rFonts w:ascii="Cambria Math" w:hAnsi="Cambria Math"/>
              </w:rPr>
              <m:t>:=</m:t>
            </m:r>
          </m:e>
        </m:box>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oMath>
    </w:p>
    <w:p w14:paraId="18EFB985" w14:textId="77777777" w:rsidR="004C042C" w:rsidRDefault="004873CC">
      <w:pPr>
        <w:pStyle w:val="FirstParagraph"/>
      </w:pPr>
      <w:r>
        <w:t xml:space="preserve">The parameter </w:t>
      </w:r>
      <m:oMath>
        <m:r>
          <w:rPr>
            <w:rFonts w:ascii="Cambria Math" w:hAnsi="Cambria Math"/>
          </w:rPr>
          <m:t>α</m:t>
        </m:r>
      </m:oMath>
      <w:r>
        <w:t xml:space="preserve"> acts as a base fee</w:t>
      </w:r>
      <w:r w:rsidR="004C042C">
        <w:t xml:space="preserve">, while </w:t>
      </w:r>
      <m:oMath>
        <m:r>
          <w:rPr>
            <w:rFonts w:ascii="Cambria Math" w:hAnsi="Cambria Math"/>
          </w:rPr>
          <m:t>β</m:t>
        </m:r>
      </m:oMath>
      <w:r>
        <w:t xml:space="preserve"> </w:t>
      </w:r>
      <w:r w:rsidR="004C042C" w:rsidRPr="004C042C">
        <w:t>captures the marginal fee adjustment with respect to the volatility target.</w:t>
      </w:r>
      <w:r>
        <w:t xml:space="preserve"> </w:t>
      </w:r>
    </w:p>
    <w:p w14:paraId="7B6B472D" w14:textId="77777777" w:rsidR="00F8533A" w:rsidRDefault="00F8533A" w:rsidP="00F8533A">
      <w:pPr>
        <w:pStyle w:val="BodyText"/>
      </w:pPr>
      <w:r>
        <w:t>This affine representation provides a transparent and practical implementation of the contract: once a volatility target is specified, the corresponding fee follows directly from a linear rule.</w:t>
      </w:r>
    </w:p>
    <w:p w14:paraId="645D0199" w14:textId="700E5BA9" w:rsidR="00F8533A" w:rsidRPr="00F8533A" w:rsidRDefault="00F8533A" w:rsidP="00F8533A">
      <w:pPr>
        <w:pStyle w:val="BodyText"/>
      </w:pPr>
      <w:r>
        <w:t>As shown in Figure 8, this approximation is highly accurate in the neighborhood of the optimal target, with small approximation errors over empirically relevant ranges.</w:t>
      </w:r>
    </w:p>
    <w:p w14:paraId="7D53D855" w14:textId="426CA135" w:rsidR="00351175" w:rsidRPr="008B4976" w:rsidRDefault="008B4976">
      <w:pPr>
        <w:pStyle w:val="Heading1"/>
        <w:rPr>
          <w:sz w:val="28"/>
          <w:szCs w:val="28"/>
        </w:rPr>
      </w:pPr>
      <w:bookmarkStart w:id="106" w:name="app:fee-base"/>
      <w:bookmarkEnd w:id="100"/>
      <w:bookmarkEnd w:id="104"/>
      <w:r w:rsidRPr="008B4976">
        <w:rPr>
          <w:rStyle w:val="SectionNumber"/>
          <w:sz w:val="28"/>
          <w:szCs w:val="28"/>
        </w:rPr>
        <w:lastRenderedPageBreak/>
        <w:t>Appendix E</w:t>
      </w:r>
      <w:r w:rsidR="004873CC" w:rsidRPr="008B4976">
        <w:rPr>
          <w:sz w:val="28"/>
          <w:szCs w:val="28"/>
        </w:rPr>
        <w:tab/>
        <w:t>Fee base equivalence</w:t>
      </w:r>
    </w:p>
    <w:p w14:paraId="149F3F80" w14:textId="77777777" w:rsidR="00351175" w:rsidRDefault="004873CC">
      <w:pPr>
        <w:pStyle w:val="FirstParagraph"/>
      </w:pPr>
      <w:r>
        <w:t xml:space="preserve">Different fee conventions can be reconciled as follows. Suppose fees are charged on beginning-of-period AUM at rate </w:t>
      </w:r>
      <m:oMath>
        <m:acc>
          <m:accPr>
            <m:chr m:val="̃"/>
            <m:ctrlPr>
              <w:rPr>
                <w:rFonts w:ascii="Cambria Math" w:hAnsi="Cambria Math"/>
              </w:rPr>
            </m:ctrlPr>
          </m:accPr>
          <m:e>
            <m:r>
              <w:rPr>
                <w:rFonts w:ascii="Cambria Math" w:hAnsi="Cambria Math"/>
              </w:rPr>
              <m:t>ϕ</m:t>
            </m:r>
          </m:e>
        </m:acc>
      </m:oMath>
      <w:r>
        <w:t xml:space="preserve">, so the investor pays </w:t>
      </w:r>
      <m:oMath>
        <m:acc>
          <m:accPr>
            <m:chr m:val="̃"/>
            <m:ctrlPr>
              <w:rPr>
                <w:rFonts w:ascii="Cambria Math" w:hAnsi="Cambria Math"/>
              </w:rPr>
            </m:ctrlPr>
          </m:accPr>
          <m:e>
            <m:r>
              <w:rPr>
                <w:rFonts w:ascii="Cambria Math" w:hAnsi="Cambria Math"/>
              </w:rPr>
              <m:t>ϕ</m:t>
            </m:r>
          </m:e>
        </m:acc>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and receives terminal wealth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giving a net return per dollar invested of</w:t>
      </w:r>
    </w:p>
    <w:p w14:paraId="3C53C67A" w14:textId="77777777" w:rsidR="00351175" w:rsidRDefault="005464CE">
      <w:pPr>
        <w:pStyle w:val="BodyText"/>
      </w:pPr>
      <m:oMathPara>
        <m:oMathParaPr>
          <m:jc m:val="center"/>
        </m:oMathParaPr>
        <m:oMath>
          <m:sSup>
            <m:sSupPr>
              <m:ctrlPr>
                <w:rPr>
                  <w:rFonts w:ascii="Cambria Math" w:hAnsi="Cambria Math"/>
                </w:rPr>
              </m:ctrlPr>
            </m:sSupPr>
            <m:e>
              <m:r>
                <w:rPr>
                  <w:rFonts w:ascii="Cambria Math" w:hAnsi="Cambria Math"/>
                </w:rPr>
                <m:t>r</m:t>
              </m:r>
            </m:e>
            <m:sup>
              <m:r>
                <m:rPr>
                  <m:nor/>
                </m:rPr>
                <m:t>net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acc>
                <m:accPr>
                  <m:chr m:val="̃"/>
                  <m:ctrlPr>
                    <w:rPr>
                      <w:rFonts w:ascii="Cambria Math" w:hAnsi="Cambria Math"/>
                    </w:rPr>
                  </m:ctrlPr>
                </m:accPr>
                <m:e>
                  <m:r>
                    <w:rPr>
                      <w:rFonts w:ascii="Cambria Math" w:hAnsi="Cambria Math"/>
                    </w:rPr>
                    <m:t>ϕ</m:t>
                  </m:r>
                </m:e>
              </m:acc>
              <m:sSub>
                <m:sSubPr>
                  <m:ctrlPr>
                    <w:rPr>
                      <w:rFonts w:ascii="Cambria Math" w:hAnsi="Cambria Math"/>
                    </w:rPr>
                  </m:ctrlPr>
                </m:sSubPr>
                <m:e>
                  <m:r>
                    <w:rPr>
                      <w:rFonts w:ascii="Cambria Math" w:hAnsi="Cambria Math"/>
                    </w:rPr>
                    <m:t>A</m:t>
                  </m:r>
                </m:e>
                <m:sub>
                  <m:r>
                    <w:rPr>
                      <w:rFonts w:ascii="Cambria Math" w:hAnsi="Cambria Math"/>
                    </w:rPr>
                    <m:t>0</m:t>
                  </m:r>
                </m:sub>
              </m:sSub>
            </m:num>
            <m:den>
              <m:sSub>
                <m:sSubPr>
                  <m:ctrlPr>
                    <w:rPr>
                      <w:rFonts w:ascii="Cambria Math" w:hAnsi="Cambria Math"/>
                    </w:rPr>
                  </m:ctrlPr>
                </m:sSubPr>
                <m:e>
                  <m:r>
                    <w:rPr>
                      <w:rFonts w:ascii="Cambria Math" w:hAnsi="Cambria Math"/>
                    </w:rPr>
                    <m:t>A</m:t>
                  </m:r>
                </m:e>
                <m:sub>
                  <m:r>
                    <w:rPr>
                      <w:rFonts w:ascii="Cambria Math" w:hAnsi="Cambria Math"/>
                    </w:rPr>
                    <m:t>0</m:t>
                  </m:r>
                </m:sub>
              </m:sSub>
            </m:den>
          </m:f>
          <m:r>
            <m:rPr>
              <m:sty m:val="p"/>
            </m:rPr>
            <w:rPr>
              <w:rFonts w:ascii="Cambria Math" w:hAnsi="Cambria Math"/>
            </w:rPr>
            <m:t>=</m:t>
          </m:r>
          <m:r>
            <w:rPr>
              <w:rFonts w:ascii="Cambria Math" w:hAnsi="Cambria Math"/>
            </w:rPr>
            <m:t>r</m:t>
          </m:r>
          <m:r>
            <m:rPr>
              <m:sty m:val="p"/>
            </m:rPr>
            <w:rPr>
              <w:rFonts w:ascii="Cambria Math" w:hAnsi="Cambria Math"/>
            </w:rPr>
            <m:t>-</m:t>
          </m:r>
          <m:acc>
            <m:accPr>
              <m:chr m:val="̃"/>
              <m:ctrlPr>
                <w:rPr>
                  <w:rFonts w:ascii="Cambria Math" w:hAnsi="Cambria Math"/>
                </w:rPr>
              </m:ctrlPr>
            </m:accPr>
            <m:e>
              <m:r>
                <w:rPr>
                  <w:rFonts w:ascii="Cambria Math" w:hAnsi="Cambria Math"/>
                </w:rPr>
                <m:t>ϕ</m:t>
              </m:r>
            </m:e>
          </m:acc>
          <m:r>
            <m:rPr>
              <m:sty m:val="p"/>
            </m:rPr>
            <w:rPr>
              <w:rFonts w:ascii="Cambria Math" w:hAnsi="Cambria Math"/>
            </w:rPr>
            <m:t>.</m:t>
          </m:r>
        </m:oMath>
      </m:oMathPara>
    </w:p>
    <w:p w14:paraId="74F1F9E7" w14:textId="112DD70F" w:rsidR="00351175" w:rsidRDefault="004873CC">
      <w:pPr>
        <w:pStyle w:val="FirstParagraph"/>
      </w:pPr>
      <w:r>
        <w:t xml:space="preserve">In </w:t>
      </w:r>
      <w:r w:rsidR="008B4976">
        <w:t>the</w:t>
      </w:r>
      <w:r>
        <w:t xml:space="preserve"> model, fees are charged on end-of-period AUM at rate </w:t>
      </w:r>
      <m:oMath>
        <m:r>
          <w:rPr>
            <w:rFonts w:ascii="Cambria Math" w:hAnsi="Cambria Math"/>
          </w:rPr>
          <m:t>ϕ</m:t>
        </m:r>
      </m:oMath>
      <w:r>
        <w:t xml:space="preserve">, so the investor receives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A</m:t>
        </m:r>
      </m:oMath>
      <w:r>
        <w:t xml:space="preserve"> from terminal AUM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giving a net return of</w:t>
      </w:r>
    </w:p>
    <w:p w14:paraId="020D0CFB" w14:textId="77777777" w:rsidR="00351175" w:rsidRDefault="005464CE">
      <w:pPr>
        <w:pStyle w:val="BodyText"/>
      </w:pPr>
      <m:oMathPara>
        <m:oMathParaPr>
          <m:jc m:val="center"/>
        </m:oMathParaPr>
        <m:oMath>
          <m:sSup>
            <m:sSupPr>
              <m:ctrlPr>
                <w:rPr>
                  <w:rFonts w:ascii="Cambria Math" w:hAnsi="Cambria Math"/>
                </w:rPr>
              </m:ctrlPr>
            </m:sSupPr>
            <m:e>
              <m:r>
                <w:rPr>
                  <w:rFonts w:ascii="Cambria Math" w:hAnsi="Cambria Math"/>
                </w:rPr>
                <m:t>r</m:t>
              </m:r>
            </m:e>
            <m:sup>
              <m:r>
                <m:rPr>
                  <m:nor/>
                </m:rPr>
                <m:t>net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num>
            <m:den>
              <m:sSub>
                <m:sSubPr>
                  <m:ctrlPr>
                    <w:rPr>
                      <w:rFonts w:ascii="Cambria Math" w:hAnsi="Cambria Math"/>
                    </w:rPr>
                  </m:ctrlPr>
                </m:sSubPr>
                <m:e>
                  <m:r>
                    <w:rPr>
                      <w:rFonts w:ascii="Cambria Math" w:hAnsi="Cambria Math"/>
                    </w:rPr>
                    <m:t>A</m:t>
                  </m:r>
                </m:e>
                <m:sub>
                  <m:r>
                    <w:rPr>
                      <w:rFonts w:ascii="Cambria Math" w:hAnsi="Cambria Math"/>
                    </w:rPr>
                    <m:t>0</m:t>
                  </m:r>
                </m:sub>
              </m:sSub>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2</m:t>
              </m:r>
            </m:sup>
          </m:sSup>
          <m:r>
            <m:rPr>
              <m:sty m:val="p"/>
            </m:rPr>
            <w:rPr>
              <w:rFonts w:ascii="Cambria Math" w:hAnsi="Cambria Math"/>
            </w:rPr>
            <m:t>).</m:t>
          </m:r>
        </m:oMath>
      </m:oMathPara>
    </w:p>
    <w:p w14:paraId="49B7A89D" w14:textId="77777777" w:rsidR="00351175" w:rsidRDefault="004873CC">
      <w:pPr>
        <w:pStyle w:val="FirstParagraph"/>
      </w:pPr>
      <w:r>
        <w:t>Matching expected net returns to first order in fees:</w:t>
      </w:r>
    </w:p>
    <w:p w14:paraId="25CC680E" w14:textId="77777777" w:rsidR="00351175" w:rsidRDefault="004873CC">
      <w:pPr>
        <w:pStyle w:val="BodyText"/>
      </w:pPr>
      <m:oMathPara>
        <m:oMathParaPr>
          <m:jc m:val="center"/>
        </m:oMathParaPr>
        <m:oMath>
          <m:r>
            <m:rPr>
              <m:scr m:val="double-struck"/>
              <m:sty m:val="p"/>
            </m:rPr>
            <w:rPr>
              <w:rFonts w:ascii="Cambria Math" w:hAnsi="Cambria Math"/>
            </w:rPr>
            <m:t>E[</m:t>
          </m:r>
          <m:r>
            <w:rPr>
              <w:rFonts w:ascii="Cambria Math" w:hAnsi="Cambria Math"/>
            </w:rPr>
            <m:t>r</m:t>
          </m:r>
          <m:r>
            <m:rPr>
              <m:sty m:val="p"/>
            </m:rPr>
            <w:rPr>
              <w:rFonts w:ascii="Cambria Math" w:hAnsi="Cambria Math"/>
            </w:rPr>
            <m:t>]-</m:t>
          </m:r>
          <m:acc>
            <m:accPr>
              <m:chr m:val="̃"/>
              <m:ctrlPr>
                <w:rPr>
                  <w:rFonts w:ascii="Cambria Math" w:hAnsi="Cambria Math"/>
                </w:rPr>
              </m:ctrlPr>
            </m:accPr>
            <m:e>
              <m:r>
                <w:rPr>
                  <w:rFonts w:ascii="Cambria Math" w:hAnsi="Cambria Math"/>
                </w:rPr>
                <m:t>ϕ</m:t>
              </m:r>
            </m:e>
          </m:acc>
          <m:r>
            <m:rPr>
              <m:scr m:val="double-struck"/>
              <m:sty m:val="p"/>
            </m:rPr>
            <w:rPr>
              <w:rFonts w:ascii="Cambria Math" w:hAnsi="Cambria Math"/>
            </w:rPr>
            <m:t>≈E[</m:t>
          </m:r>
          <m:r>
            <w:rPr>
              <w:rFonts w:ascii="Cambria Math" w:hAnsi="Cambria Math"/>
            </w:rPr>
            <m:t>r</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1</m:t>
          </m:r>
          <m:r>
            <m:rPr>
              <m:scr m:val="double-struck"/>
              <m:sty m:val="p"/>
            </m:rPr>
            <w:rPr>
              <w:rFonts w:ascii="Cambria Math" w:hAnsi="Cambria Math"/>
            </w:rPr>
            <m:t>+E[</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ϕ</m:t>
              </m:r>
            </m:e>
          </m:acc>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Sσ</m:t>
          </m:r>
          <m:r>
            <m:rPr>
              <m:sty m:val="p"/>
            </m:rPr>
            <w:rPr>
              <w:rFonts w:ascii="Cambria Math" w:hAnsi="Cambria Math"/>
            </w:rPr>
            <m:t>).</m:t>
          </m:r>
        </m:oMath>
      </m:oMathPara>
    </w:p>
    <w:p w14:paraId="2DC0A379" w14:textId="77777777" w:rsidR="00351175" w:rsidRDefault="004873CC">
      <w:pPr>
        <w:pStyle w:val="FirstParagraph"/>
      </w:pPr>
      <w:r>
        <w:t xml:space="preserve">For typical parameter values (e.g., </w:t>
      </w:r>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w:rPr>
            <w:rFonts w:ascii="Cambria Math" w:hAnsi="Cambria Math"/>
          </w:rPr>
          <m:t>Sσ</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w:t>
      </w:r>
      <m:oMath>
        <m:r>
          <w:rPr>
            <w:rFonts w:ascii="Cambria Math" w:hAnsi="Cambria Math"/>
          </w:rPr>
          <m:t>ϕ</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the difference between conventions is second-order and negligible for practical purposes. Throughout the paper, we use the end-of-period convention as it aligns naturally with the flow-based AUM dynamics.</w:t>
      </w:r>
    </w:p>
    <w:p w14:paraId="524C303F" w14:textId="05E62064" w:rsidR="00351175" w:rsidRPr="009A3901" w:rsidRDefault="009A3901">
      <w:pPr>
        <w:pStyle w:val="Heading1"/>
        <w:rPr>
          <w:sz w:val="28"/>
          <w:szCs w:val="28"/>
        </w:rPr>
      </w:pPr>
      <w:bookmarkStart w:id="107" w:name="app:perf-fee"/>
      <w:bookmarkEnd w:id="106"/>
      <w:r w:rsidRPr="009A3901">
        <w:rPr>
          <w:rStyle w:val="SectionNumber"/>
          <w:sz w:val="28"/>
          <w:szCs w:val="28"/>
        </w:rPr>
        <w:t xml:space="preserve">Appendix F </w:t>
      </w:r>
      <w:r w:rsidR="002733DB">
        <w:rPr>
          <w:rStyle w:val="SectionNumber"/>
          <w:sz w:val="28"/>
          <w:szCs w:val="28"/>
        </w:rPr>
        <w:t xml:space="preserve">: </w:t>
      </w:r>
      <w:r w:rsidR="004873CC" w:rsidRPr="009A3901">
        <w:rPr>
          <w:sz w:val="28"/>
          <w:szCs w:val="28"/>
        </w:rPr>
        <w:t>Performance fees with high–water marks (sketch)</w:t>
      </w:r>
    </w:p>
    <w:p w14:paraId="4FE3D22D" w14:textId="77777777" w:rsidR="00351175" w:rsidRDefault="004873CC">
      <w:pPr>
        <w:pStyle w:val="FirstParagraph"/>
      </w:pPr>
      <w:r>
        <w:t xml:space="preserve">Many hedge funds charge performance fees with high-water marks (HWM). A stylized HWM structure charges a performance fee </w:t>
      </w:r>
      <m:oMath>
        <m:r>
          <w:rPr>
            <w:rFonts w:ascii="Cambria Math" w:hAnsi="Cambria Math"/>
          </w:rPr>
          <m:t>ψ</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on returns exceeding the risk-free rate (or previous peak). With fund return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σX</m:t>
        </m:r>
      </m:oMath>
      <w:r>
        <w:t xml:space="preserve"> where </w:t>
      </w: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Z</m:t>
        </m:r>
      </m:oMath>
      <w:r>
        <w:t>, this becomes</w:t>
      </w:r>
    </w:p>
    <w:p w14:paraId="7202FAC3" w14:textId="77777777" w:rsidR="00351175" w:rsidRDefault="004873CC">
      <w:pPr>
        <w:pStyle w:val="BodyText"/>
      </w:pPr>
      <m:oMathPara>
        <m:oMathParaPr>
          <m:jc m:val="center"/>
        </m:oMathParaPr>
        <m:oMath>
          <m:r>
            <m:rPr>
              <m:nor/>
            </m:rPr>
            <m:t>Performance fee</m:t>
          </m:r>
          <m:r>
            <m:rPr>
              <m:sty m:val="p"/>
            </m:rPr>
            <w:rPr>
              <w:rFonts w:ascii="Cambria Math" w:hAnsi="Cambria Math"/>
            </w:rPr>
            <m:t>=</m:t>
          </m:r>
          <m:r>
            <w:rPr>
              <w:rFonts w:ascii="Cambria Math" w:hAnsi="Cambria Math"/>
            </w:rPr>
            <m:t>ψ</m:t>
          </m:r>
          <m:r>
            <m:rPr>
              <m:sty m:val="p"/>
            </m:rPr>
            <w:rPr>
              <w:rFonts w:ascii="Cambria Math" w:hAnsi="Cambria Math"/>
            </w:rPr>
            <m:t>⋅max(</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ψσ</m:t>
          </m:r>
          <m:r>
            <m:rPr>
              <m:sty m:val="p"/>
            </m:rPr>
            <w:rPr>
              <w:rFonts w:ascii="Cambria Math" w:hAnsi="Cambria Math"/>
            </w:rPr>
            <m:t>⋅max(</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ψσ</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m:oMathPara>
    </w:p>
    <w:p w14:paraId="775AF2B0" w14:textId="04A280CD" w:rsidR="00351175" w:rsidRDefault="004873CC">
      <w:pPr>
        <w:pStyle w:val="FirstParagraph"/>
      </w:pPr>
      <w:r>
        <w:t xml:space="preserve">The manager’s expected fee revenue now includes this performance component. Using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sub>
        </m:sSub>
      </m:oMath>
      <w:r>
        <w:t xml:space="preserve"> and results from Appendix </w:t>
      </w:r>
      <w:hyperlink w:anchor="app:tails">
        <w:r w:rsidR="00391335">
          <w:rPr>
            <w:rStyle w:val="Hyperlink"/>
          </w:rPr>
          <w:t>A</w:t>
        </w:r>
      </w:hyperlink>
      <w:r>
        <w:t>:</w:t>
      </w:r>
    </w:p>
    <w:p w14:paraId="771D40D8" w14:textId="77777777" w:rsidR="00351175" w:rsidRDefault="004873CC">
      <w:pPr>
        <w:pStyle w:val="BodyText"/>
      </w:pPr>
      <m:oMathPara>
        <m:oMathParaPr>
          <m:jc m:val="center"/>
        </m:oMathParaPr>
        <m:oMath>
          <m:r>
            <m:rPr>
              <m:scr m:val="double-struck"/>
              <m:sty m:val="p"/>
            </m:rPr>
            <w:rPr>
              <w:rFonts w:ascii="Cambria Math" w:hAnsi="Cambria Math"/>
            </w:rPr>
            <m:t>E[</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cr m:val="double-struck"/>
              <m:sty m:val="p"/>
            </m:rPr>
            <w:rPr>
              <w:rFonts w:ascii="Cambria Math" w:hAnsi="Cambria Math"/>
            </w:rPr>
            <m:t>]=E[</m:t>
          </m:r>
          <m: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r>
            <w:rPr>
              <w:rFonts w:ascii="Cambria Math" w:hAnsi="Cambria Math"/>
            </w:rPr>
            <m:t>S</m:t>
          </m:r>
          <m:r>
            <m:rPr>
              <m:sty m:val="p"/>
            </m:rPr>
            <w:rPr>
              <w:rFonts w:ascii="Cambria Math" w:hAnsi="Cambria Math"/>
            </w:rPr>
            <m:t>Φ(</m:t>
          </m:r>
          <m:r>
            <w:rPr>
              <w:rFonts w:ascii="Cambria Math" w:hAnsi="Cambria Math"/>
            </w:rPr>
            <m:t>S</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384DA8DD" w14:textId="77777777" w:rsidR="00351175" w:rsidRDefault="004873CC">
      <w:pPr>
        <w:pStyle w:val="FirstParagraph"/>
      </w:pPr>
      <w:r>
        <w:t xml:space="preserve">and higher moments follow similarly. Performance fees create additional convexity in the manager’s payoff, similar to the flow convexity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but with different functional form. The key difference is that HWM fees are capped (cannot exceed the actual gain), whereas flow convexity can amplify AUM growth unboundedly in extreme positive scenarios.</w:t>
      </w:r>
    </w:p>
    <w:p w14:paraId="1653ECA5" w14:textId="3F985D80" w:rsidR="00351175" w:rsidRDefault="004873CC">
      <w:pPr>
        <w:pStyle w:val="BodyText"/>
      </w:pPr>
      <w:r>
        <w:t xml:space="preserve">Incorporating both management and performance fees into the framework requires computing </w:t>
      </w:r>
      <m:oMath>
        <m:r>
          <m:rPr>
            <m:scr m:val="double-struck"/>
            <m:sty m:val="p"/>
          </m:rPr>
          <w:rPr>
            <w:rFonts w:ascii="Cambria Math" w:hAnsi="Cambria Math"/>
          </w:rPr>
          <m:t>E[</m:t>
        </m:r>
        <m:r>
          <w:rPr>
            <w:rFonts w:ascii="Cambria Math" w:hAnsi="Cambria Math"/>
          </w:rPr>
          <m:t>A</m:t>
        </m:r>
        <m:r>
          <m:rPr>
            <m:sty m:val="p"/>
          </m:rPr>
          <w:rPr>
            <w:rFonts w:ascii="Cambria Math" w:hAnsi="Cambria Math"/>
          </w:rPr>
          <m:t>]</m:t>
        </m:r>
      </m:oMath>
      <w:r>
        <w:t xml:space="preserve"> and </w:t>
      </w:r>
      <m:oMath>
        <m:r>
          <m:rPr>
            <m:scr m:val="double-struck"/>
            <m:sty m:val="p"/>
          </m:rPr>
          <w:rPr>
            <w:rFonts w:ascii="Cambria Math" w:hAnsi="Cambria Math"/>
          </w:rPr>
          <m:t>V[</m:t>
        </m:r>
        <m:r>
          <w:rPr>
            <w:rFonts w:ascii="Cambria Math" w:hAnsi="Cambria Math"/>
          </w:rPr>
          <m:t>A</m:t>
        </m:r>
        <m:r>
          <m:rPr>
            <m:sty m:val="p"/>
          </m:rPr>
          <w:rPr>
            <w:rFonts w:ascii="Cambria Math" w:hAnsi="Cambria Math"/>
          </w:rPr>
          <m:t>]</m:t>
        </m:r>
      </m:oMath>
      <w:r>
        <w:t xml:space="preserve"> including the performance fee impact on net returns and flows. The IC condition becomes more complex but follows the same economic logic: the fee structure (now </w:t>
      </w:r>
      <m:oMath>
        <m:r>
          <w:rPr>
            <w:rFonts w:ascii="Cambria Math" w:hAnsi="Cambria Math"/>
          </w:rPr>
          <m:t>ϕ</m:t>
        </m:r>
      </m:oMath>
      <w:r>
        <w:t xml:space="preserve"> and </w:t>
      </w:r>
      <m:oMath>
        <m:r>
          <w:rPr>
            <w:rFonts w:ascii="Cambria Math" w:hAnsi="Cambria Math"/>
          </w:rPr>
          <m:t>ψ</m:t>
        </m:r>
      </m:oMath>
      <w:r>
        <w:t xml:space="preserve">) must be chosen to implement the desired volatility target. In practice, the equilibrium is computed numerically using the same bisection approach as in </w:t>
      </w:r>
      <w:commentRangeStart w:id="108"/>
      <w:r w:rsidRPr="002733DB">
        <w:rPr>
          <w:highlight w:val="yellow"/>
        </w:rPr>
        <w:lastRenderedPageBreak/>
        <w:t>Appendix </w:t>
      </w:r>
      <w:r w:rsidR="002733DB" w:rsidRPr="002733DB">
        <w:rPr>
          <w:highlight w:val="yellow"/>
        </w:rPr>
        <w:t xml:space="preserve">10 </w:t>
      </w:r>
      <w:hyperlink w:anchor="app:investor">
        <w:r w:rsidR="002733DB" w:rsidRPr="002733DB">
          <w:rPr>
            <w:rStyle w:val="Hyperlink"/>
            <w:highlight w:val="yellow"/>
          </w:rPr>
          <w:t>??</w:t>
        </w:r>
      </w:hyperlink>
      <w:r w:rsidRPr="002733DB">
        <w:rPr>
          <w:highlight w:val="yellow"/>
        </w:rPr>
        <w:t>,</w:t>
      </w:r>
      <w:r>
        <w:t xml:space="preserve"> </w:t>
      </w:r>
      <w:commentRangeEnd w:id="108"/>
      <w:r w:rsidR="00472868">
        <w:rPr>
          <w:rStyle w:val="CommentReference"/>
          <w:sz w:val="24"/>
          <w:szCs w:val="24"/>
        </w:rPr>
        <w:commentReference w:id="108"/>
      </w:r>
      <w:r>
        <w:t>with the added complexity that the manager’s FOC now involves both fee components.</w:t>
      </w:r>
    </w:p>
    <w:p w14:paraId="2CAA3EEC" w14:textId="6A52CB37" w:rsidR="00351175" w:rsidRPr="002733DB" w:rsidRDefault="002733DB">
      <w:pPr>
        <w:pStyle w:val="Heading1"/>
        <w:rPr>
          <w:sz w:val="28"/>
          <w:szCs w:val="28"/>
        </w:rPr>
      </w:pPr>
      <w:bookmarkStart w:id="109" w:name="app:numerical"/>
      <w:bookmarkEnd w:id="107"/>
      <w:r w:rsidRPr="002733DB">
        <w:rPr>
          <w:rStyle w:val="SectionNumber"/>
          <w:sz w:val="28"/>
          <w:szCs w:val="28"/>
        </w:rPr>
        <w:t>Appendix G:</w:t>
      </w:r>
      <w:r w:rsidR="004873CC" w:rsidRPr="002733DB">
        <w:rPr>
          <w:sz w:val="28"/>
          <w:szCs w:val="28"/>
        </w:rPr>
        <w:tab/>
        <w:t>Numerical implementation notes</w:t>
      </w:r>
    </w:p>
    <w:p w14:paraId="1A3CBA6E" w14:textId="0DF949D2" w:rsidR="00351175" w:rsidRPr="002733DB" w:rsidRDefault="002733DB">
      <w:pPr>
        <w:pStyle w:val="Heading4"/>
        <w:rPr>
          <w:i w:val="0"/>
          <w:iCs w:val="0"/>
          <w:sz w:val="28"/>
          <w:szCs w:val="28"/>
        </w:rPr>
      </w:pPr>
      <w:bookmarkStart w:id="110" w:name="solving-for-equilibrium."/>
      <w:r w:rsidRPr="002733DB">
        <w:rPr>
          <w:rStyle w:val="SectionNumber"/>
          <w:i w:val="0"/>
          <w:iCs w:val="0"/>
          <w:sz w:val="28"/>
          <w:szCs w:val="28"/>
        </w:rPr>
        <w:t>G.1</w:t>
      </w:r>
      <w:r w:rsidR="004873CC" w:rsidRPr="002733DB">
        <w:rPr>
          <w:i w:val="0"/>
          <w:iCs w:val="0"/>
          <w:sz w:val="28"/>
          <w:szCs w:val="28"/>
        </w:rPr>
        <w:tab/>
        <w:t>Solving for equilibrium.</w:t>
      </w:r>
    </w:p>
    <w:p w14:paraId="26C8C782" w14:textId="77777777" w:rsidR="00351175" w:rsidRDefault="004873CC">
      <w:pPr>
        <w:pStyle w:val="FirstParagraph"/>
      </w:pPr>
      <w:r>
        <w:t xml:space="preserve">To find the optimal target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t xml:space="preserve">, solve </w:t>
      </w:r>
      <m:oMath>
        <m:r>
          <w:rPr>
            <w:rFonts w:ascii="Cambria Math" w:hAnsi="Cambria Math"/>
          </w:rPr>
          <m:t>G</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0</m:t>
        </m:r>
      </m:oMath>
      <w:r>
        <w:t xml:space="preserve"> where </w:t>
      </w:r>
      <m:oMath>
        <m:r>
          <w:rPr>
            <w:rFonts w:ascii="Cambria Math" w:hAnsi="Cambria Math"/>
          </w:rPr>
          <m:t>G</m:t>
        </m:r>
      </m:oMath>
      <w:r>
        <w:t xml:space="preserve"> is defined in Section </w:t>
      </w:r>
      <w:commentRangeStart w:id="111"/>
      <w:r>
        <w:fldChar w:fldCharType="begin"/>
      </w:r>
      <w:r>
        <w:instrText>HYPERLINK \l "app:investor" \h</w:instrText>
      </w:r>
      <w:r>
        <w:fldChar w:fldCharType="separate"/>
      </w:r>
      <w:r>
        <w:rPr>
          <w:rStyle w:val="Hyperlink"/>
        </w:rPr>
        <w:t>10</w:t>
      </w:r>
      <w:r>
        <w:fldChar w:fldCharType="end"/>
      </w:r>
      <w:commentRangeEnd w:id="111"/>
      <w:r w:rsidR="00472868">
        <w:rPr>
          <w:rStyle w:val="CommentReference"/>
          <w:sz w:val="24"/>
          <w:szCs w:val="24"/>
        </w:rPr>
        <w:commentReference w:id="111"/>
      </w:r>
      <w:r>
        <w:t xml:space="preserve">. We recommend bisection on an interval </w:t>
      </w:r>
      <m:oMath>
        <m:r>
          <m:rPr>
            <m:sty m:val="p"/>
          </m:rPr>
          <w:rPr>
            <w:rFonts w:ascii="Cambria Math" w:hAnsi="Cambria Math"/>
          </w:rPr>
          <m:t>[</m:t>
        </m:r>
        <m:bar>
          <m:barPr>
            <m:ctrlPr>
              <w:rPr>
                <w:rFonts w:ascii="Cambria Math" w:hAnsi="Cambria Math"/>
              </w:rPr>
            </m:ctrlPr>
          </m:barPr>
          <m:e>
            <m:r>
              <w:rPr>
                <w:rFonts w:ascii="Cambria Math" w:hAnsi="Cambria Math"/>
              </w:rPr>
              <m:t>σ</m:t>
            </m:r>
          </m:e>
        </m:bar>
        <m:r>
          <m:rPr>
            <m:sty m:val="p"/>
          </m:rPr>
          <w:rPr>
            <w:rFonts w:ascii="Cambria Math" w:hAnsi="Cambria Math"/>
          </w:rPr>
          <m:t>,</m:t>
        </m:r>
        <m:bar>
          <m:barPr>
            <m:pos m:val="top"/>
            <m:ctrlPr>
              <w:rPr>
                <w:rFonts w:ascii="Cambria Math" w:hAnsi="Cambria Math"/>
              </w:rPr>
            </m:ctrlPr>
          </m:barPr>
          <m:e>
            <m:r>
              <w:rPr>
                <w:rFonts w:ascii="Cambria Math" w:hAnsi="Cambria Math"/>
              </w:rPr>
              <m:t>σ</m:t>
            </m:r>
          </m:e>
        </m:bar>
        <m:r>
          <m:rPr>
            <m:sty m:val="p"/>
          </m:rPr>
          <w:rPr>
            <w:rFonts w:ascii="Cambria Math" w:hAnsi="Cambria Math"/>
          </w:rPr>
          <m:t>]</m:t>
        </m:r>
      </m:oMath>
      <w:r>
        <w:t xml:space="preserve"> where:</w:t>
      </w:r>
    </w:p>
    <w:p w14:paraId="7F9A8CE1" w14:textId="77777777" w:rsidR="00351175" w:rsidRDefault="005464CE">
      <w:pPr>
        <w:numPr>
          <w:ilvl w:val="0"/>
          <w:numId w:val="3"/>
        </w:numPr>
      </w:pPr>
      <m:oMath>
        <m:bar>
          <m:barPr>
            <m:ctrlPr>
              <w:rPr>
                <w:rFonts w:ascii="Cambria Math" w:hAnsi="Cambria Math"/>
              </w:rPr>
            </m:ctrlPr>
          </m:barPr>
          <m:e>
            <m:r>
              <w:rPr>
                <w:rFonts w:ascii="Cambria Math" w:hAnsi="Cambria Math"/>
              </w:rPr>
              <m:t>σ</m:t>
            </m:r>
          </m:e>
        </m:bar>
        <m:r>
          <m:rPr>
            <m:sty m:val="p"/>
          </m:rPr>
          <w:rPr>
            <w:rFonts w:ascii="Cambria Math" w:hAnsi="Cambria Math"/>
          </w:rPr>
          <m:t>&gt;</m:t>
        </m:r>
        <m:r>
          <w:rPr>
            <w:rFonts w:ascii="Cambria Math" w:hAnsi="Cambria Math"/>
          </w:rPr>
          <m:t>0</m:t>
        </m:r>
      </m:oMath>
      <w:r w:rsidR="004873CC">
        <w:t xml:space="preserve"> is chosen small (e.g., </w:t>
      </w:r>
      <m:oMath>
        <m:r>
          <w:rPr>
            <w:rFonts w:ascii="Cambria Math" w:hAnsi="Cambria Math"/>
          </w:rPr>
          <m:t>0.01</m:t>
        </m:r>
      </m:oMath>
      <w:r w:rsidR="004873CC">
        <w:t xml:space="preserve"> or 1% annualized) to avoid numerical issues near zero.</w:t>
      </w:r>
    </w:p>
    <w:p w14:paraId="671B9EF4" w14:textId="77777777" w:rsidR="00351175" w:rsidRDefault="005464CE">
      <w:pPr>
        <w:numPr>
          <w:ilvl w:val="0"/>
          <w:numId w:val="3"/>
        </w:numPr>
      </w:pPr>
      <m:oMath>
        <m:bar>
          <m:barPr>
            <m:pos m:val="top"/>
            <m:ctrlPr>
              <w:rPr>
                <w:rFonts w:ascii="Cambria Math" w:hAnsi="Cambria Math"/>
              </w:rPr>
            </m:ctrlPr>
          </m:barPr>
          <m:e>
            <m:r>
              <w:rPr>
                <w:rFonts w:ascii="Cambria Math" w:hAnsi="Cambria Math"/>
              </w:rPr>
              <m:t>σ</m:t>
            </m:r>
          </m:e>
        </m:bar>
      </m:oMath>
      <w:r w:rsidR="004873CC">
        <w:t xml:space="preserve"> is chosen as an upper bound where the investor’s direct utility gain from volatility becomes negative. A conservative choice is to set </w:t>
      </w:r>
      <m:oMath>
        <m:bar>
          <m:barPr>
            <m:pos m:val="top"/>
            <m:ctrlPr>
              <w:rPr>
                <w:rFonts w:ascii="Cambria Math" w:hAnsi="Cambria Math"/>
              </w:rPr>
            </m:ctrlPr>
          </m:barPr>
          <m:e>
            <m:r>
              <w:rPr>
                <w:rFonts w:ascii="Cambria Math" w:hAnsi="Cambria Math"/>
              </w:rPr>
              <m:t>σ</m:t>
            </m:r>
          </m:e>
        </m:bar>
      </m:oMath>
      <w:r w:rsidR="004873CC">
        <w:t xml:space="preserve"> such that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bar>
          <m:barPr>
            <m:pos m:val="top"/>
            <m:ctrlPr>
              <w:rPr>
                <w:rFonts w:ascii="Cambria Math" w:hAnsi="Cambria Math"/>
              </w:rPr>
            </m:ctrlPr>
          </m:barPr>
          <m:e>
            <m:r>
              <w:rPr>
                <w:rFonts w:ascii="Cambria Math" w:hAnsi="Cambria Math"/>
              </w:rPr>
              <m:t>σ</m:t>
            </m:r>
          </m:e>
        </m:bar>
        <m:r>
          <m:rPr>
            <m:sty m:val="p"/>
          </m:rPr>
          <w:rPr>
            <w:rFonts w:ascii="Cambria Math" w:hAnsi="Cambria Math"/>
          </w:rPr>
          <m:t>&lt;</m:t>
        </m:r>
        <m:r>
          <w:rPr>
            <w:rFonts w:ascii="Cambria Math" w:hAnsi="Cambria Math"/>
          </w:rPr>
          <m:t>0</m:t>
        </m:r>
      </m:oMath>
      <w:r w:rsidR="004873CC">
        <w:t xml:space="preserve"> when ignoring the contract adjustment term. For instance, with </w:t>
      </w:r>
      <m:oMath>
        <m:r>
          <w:rPr>
            <w:rFonts w:ascii="Cambria Math" w:hAnsi="Cambria Math"/>
          </w:rPr>
          <m:t>ϕ</m:t>
        </m:r>
        <m:r>
          <m:rPr>
            <m:sty m:val="p"/>
          </m:rPr>
          <w:rPr>
            <w:rFonts w:ascii="Cambria Math" w:hAnsi="Cambria Math"/>
          </w:rPr>
          <m:t>≈</m:t>
        </m:r>
        <m:r>
          <w:rPr>
            <w:rFonts w:ascii="Cambria Math" w:hAnsi="Cambria Math"/>
          </w:rPr>
          <m:t>0.02</m:t>
        </m:r>
      </m:oMath>
      <w:r w:rsidR="004873CC">
        <w:t xml:space="preserve">, </w:t>
      </w:r>
      <m:oMath>
        <m:r>
          <w:rPr>
            <w:rFonts w:ascii="Cambria Math" w:hAnsi="Cambria Math"/>
          </w:rPr>
          <m:t>S</m:t>
        </m:r>
        <m:r>
          <m:rPr>
            <m:sty m:val="p"/>
          </m:rPr>
          <w:rPr>
            <w:rFonts w:ascii="Cambria Math" w:hAnsi="Cambria Math"/>
          </w:rPr>
          <m:t>=</m:t>
        </m:r>
        <m:r>
          <w:rPr>
            <w:rFonts w:ascii="Cambria Math" w:hAnsi="Cambria Math"/>
          </w:rPr>
          <m:t>0.5</m:t>
        </m:r>
      </m:oMath>
      <w:r w:rsidR="004873CC">
        <w:t xml:space="preserve">, </w:t>
      </w:r>
      <m:oMath>
        <m:r>
          <w:rPr>
            <w:rFonts w:ascii="Cambria Math" w:hAnsi="Cambria Math"/>
          </w:rPr>
          <m:t>γ</m:t>
        </m:r>
        <m:r>
          <m:rPr>
            <m:sty m:val="p"/>
          </m:rPr>
          <w:rPr>
            <w:rFonts w:ascii="Cambria Math" w:hAnsi="Cambria Math"/>
          </w:rPr>
          <m:t>=</m:t>
        </m:r>
        <m:r>
          <w:rPr>
            <w:rFonts w:ascii="Cambria Math" w:hAnsi="Cambria Math"/>
          </w:rPr>
          <m:t>3</m:t>
        </m:r>
      </m:oMath>
      <w:r w:rsidR="004873CC">
        <w:t xml:space="preserve">, this gives </w:t>
      </w:r>
      <m:oMath>
        <m:bar>
          <m:barPr>
            <m:pos m:val="top"/>
            <m:ctrlPr>
              <w:rPr>
                <w:rFonts w:ascii="Cambria Math" w:hAnsi="Cambria Math"/>
              </w:rPr>
            </m:ctrlPr>
          </m:barPr>
          <m:e>
            <m:r>
              <w:rPr>
                <w:rFonts w:ascii="Cambria Math" w:hAnsi="Cambria Math"/>
              </w:rPr>
              <m:t>σ</m:t>
            </m:r>
          </m:e>
        </m:ba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0.98</m:t>
        </m:r>
        <m:r>
          <m:rPr>
            <m:sty m:val="p"/>
          </m:rPr>
          <w:rPr>
            <w:rFonts w:ascii="Cambria Math" w:hAnsi="Cambria Math"/>
          </w:rPr>
          <m:t>)≈</m:t>
        </m:r>
        <m:r>
          <w:rPr>
            <w:rFonts w:ascii="Cambria Math" w:hAnsi="Cambria Math"/>
          </w:rPr>
          <m:t>0.17</m:t>
        </m:r>
      </m:oMath>
      <w:r w:rsidR="004873CC">
        <w:t xml:space="preserve">. In practice, we use </w:t>
      </w:r>
      <m:oMath>
        <m:bar>
          <m:barPr>
            <m:pos m:val="top"/>
            <m:ctrlPr>
              <w:rPr>
                <w:rFonts w:ascii="Cambria Math" w:hAnsi="Cambria Math"/>
              </w:rPr>
            </m:ctrlPr>
          </m:barPr>
          <m:e>
            <m:r>
              <w:rPr>
                <w:rFonts w:ascii="Cambria Math" w:hAnsi="Cambria Math"/>
              </w:rPr>
              <m:t>σ</m:t>
            </m:r>
          </m:e>
        </m:bar>
        <m:r>
          <m:rPr>
            <m:sty m:val="p"/>
          </m:rPr>
          <w:rPr>
            <w:rFonts w:ascii="Cambria Math" w:hAnsi="Cambria Math"/>
          </w:rPr>
          <m:t>=</m:t>
        </m:r>
        <m:r>
          <w:rPr>
            <w:rFonts w:ascii="Cambria Math" w:hAnsi="Cambria Math"/>
          </w:rPr>
          <m:t>0.40</m:t>
        </m:r>
      </m:oMath>
      <w:r w:rsidR="004873CC">
        <w:t xml:space="preserve"> to be conservative.</w:t>
      </w:r>
    </w:p>
    <w:p w14:paraId="29ADE35D" w14:textId="77777777" w:rsidR="00351175" w:rsidRDefault="004873CC">
      <w:pPr>
        <w:pStyle w:val="FirstParagraph"/>
      </w:pPr>
      <w:r>
        <w:t xml:space="preserve">Bisection is robust and converges rapidly since </w:t>
      </w:r>
      <m:oMath>
        <m:r>
          <w:rPr>
            <w:rFonts w:ascii="Cambria Math" w:hAnsi="Cambria Math"/>
          </w:rPr>
          <m:t>G</m:t>
        </m:r>
      </m:oMath>
      <w:r>
        <w:t xml:space="preserve"> is continuous and typically has a unique zero in the relevant range.</w:t>
      </w:r>
    </w:p>
    <w:p w14:paraId="0EF82FC5" w14:textId="479DC4DE" w:rsidR="00351175" w:rsidRPr="002733DB" w:rsidRDefault="002733DB">
      <w:pPr>
        <w:pStyle w:val="Heading4"/>
        <w:rPr>
          <w:i w:val="0"/>
          <w:iCs w:val="0"/>
        </w:rPr>
      </w:pPr>
      <w:bookmarkStart w:id="112" w:name="precomputing-tail-blocks."/>
      <w:bookmarkEnd w:id="110"/>
      <w:r w:rsidRPr="002733DB">
        <w:rPr>
          <w:rStyle w:val="SectionNumber"/>
          <w:i w:val="0"/>
          <w:iCs w:val="0"/>
        </w:rPr>
        <w:t>G.2</w:t>
      </w:r>
      <w:r w:rsidR="004873CC" w:rsidRPr="002733DB">
        <w:rPr>
          <w:i w:val="0"/>
          <w:iCs w:val="0"/>
        </w:rPr>
        <w:tab/>
        <w:t>Precomputing tail blocks.</w:t>
      </w:r>
    </w:p>
    <w:p w14:paraId="624D48E5" w14:textId="097C491B" w:rsidR="00351175" w:rsidRDefault="004873CC">
      <w:pPr>
        <w:pStyle w:val="FirstParagraph"/>
      </w:pPr>
      <w:r>
        <w:t xml:space="preserve">For computational efficiency, precompute the Gaussian tail moments </w:t>
      </w:r>
      <m:oMath>
        <m:r>
          <m:rPr>
            <m:sty m:val="p"/>
          </m:rPr>
          <w:rPr>
            <w:rFonts w:ascii="Cambria Math" w:hAnsi="Cambria Math"/>
          </w:rPr>
          <m:t>Φ(</m:t>
        </m:r>
        <m:r>
          <w:rPr>
            <w:rFonts w:ascii="Cambria Math" w:hAnsi="Cambria Math"/>
          </w:rPr>
          <m:t>S</m:t>
        </m:r>
        <m:r>
          <m:rPr>
            <m:sty m:val="p"/>
          </m:rPr>
          <w:rPr>
            <w:rFonts w:ascii="Cambria Math" w:hAnsi="Cambria Math"/>
          </w:rPr>
          <m:t>)</m:t>
        </m:r>
      </m:oMath>
      <w:r>
        <w:t xml:space="preserve">, </w:t>
      </w:r>
      <m:oMath>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I</m:t>
        </m:r>
        <m:r>
          <m:rPr>
            <m:sty m:val="p"/>
          </m:rPr>
          <w:rPr>
            <w:rFonts w:ascii="Cambria Math" w:hAnsi="Cambria Math"/>
          </w:rPr>
          <m:t>]</m:t>
        </m:r>
      </m:oMath>
      <w:r>
        <w:t xml:space="preserve">, and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I</m:t>
        </m:r>
        <m:r>
          <m:rPr>
            <m:sty m:val="p"/>
          </m:rPr>
          <w:rPr>
            <w:rFonts w:ascii="Cambria Math" w:hAnsi="Cambria Math"/>
          </w:rPr>
          <m:t>]</m:t>
        </m:r>
      </m:oMath>
      <w:r>
        <w:t xml:space="preserve"> once for each Sharpe ratio </w:t>
      </w:r>
      <m:oMath>
        <m:r>
          <w:rPr>
            <w:rFonts w:ascii="Cambria Math" w:hAnsi="Cambria Math"/>
          </w:rPr>
          <m:t>S</m:t>
        </m:r>
      </m:oMath>
      <w:r>
        <w:t xml:space="preserve"> using the formulas in Appendix </w:t>
      </w:r>
      <w:hyperlink w:anchor="app:tails">
        <w:r w:rsidR="00391335">
          <w:rPr>
            <w:rStyle w:val="Hyperlink"/>
          </w:rPr>
          <w:t>A</w:t>
        </w:r>
      </w:hyperlink>
      <w:r>
        <w:t xml:space="preserve">. These quantities depend only on </w:t>
      </w:r>
      <m:oMath>
        <m:r>
          <w:rPr>
            <w:rFonts w:ascii="Cambria Math" w:hAnsi="Cambria Math"/>
          </w:rPr>
          <m:t>S</m:t>
        </m:r>
      </m:oMath>
      <w:r>
        <w:t xml:space="preserve"> (not on </w:t>
      </w:r>
      <m:oMath>
        <m:r>
          <w:rPr>
            <w:rFonts w:ascii="Cambria Math" w:hAnsi="Cambria Math"/>
          </w:rPr>
          <m:t>σ</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etc.) and can be reused across all evaluations of </w:t>
      </w:r>
      <m:oMath>
        <m:r>
          <w:rPr>
            <w:rFonts w:ascii="Cambria Math" w:hAnsi="Cambria Math"/>
          </w:rPr>
          <m:t>ϕ</m:t>
        </m:r>
        <m:r>
          <m:rPr>
            <m:sty m:val="p"/>
          </m:rPr>
          <w:rPr>
            <w:rFonts w:ascii="Cambria Math" w:hAnsi="Cambria Math"/>
          </w:rPr>
          <m:t>(</m:t>
        </m:r>
        <m:r>
          <w:rPr>
            <w:rFonts w:ascii="Cambria Math" w:hAnsi="Cambria Math"/>
          </w:rPr>
          <m:t>σ</m:t>
        </m:r>
        <m:r>
          <m:rPr>
            <m:sty m:val="p"/>
          </m:rPr>
          <w:rPr>
            <w:rFonts w:ascii="Cambria Math" w:hAnsi="Cambria Math"/>
          </w:rPr>
          <m:t>)</m:t>
        </m:r>
      </m:oMath>
      <w:r>
        <w:t xml:space="preserve"> and </w:t>
      </w:r>
      <m:oMath>
        <m:r>
          <w:rPr>
            <w:rFonts w:ascii="Cambria Math" w:hAnsi="Cambria Math"/>
          </w:rPr>
          <m:t>G</m:t>
        </m:r>
        <m:r>
          <m:rPr>
            <m:sty m:val="p"/>
          </m:rPr>
          <w:rPr>
            <w:rFonts w:ascii="Cambria Math" w:hAnsi="Cambria Math"/>
          </w:rPr>
          <m:t>(</m:t>
        </m:r>
        <m:r>
          <w:rPr>
            <w:rFonts w:ascii="Cambria Math" w:hAnsi="Cambria Math"/>
          </w:rPr>
          <m:t>σ</m:t>
        </m:r>
        <m:r>
          <m:rPr>
            <m:sty m:val="p"/>
          </m:rPr>
          <w:rPr>
            <w:rFonts w:ascii="Cambria Math" w:hAnsi="Cambria Math"/>
          </w:rPr>
          <m:t>)</m:t>
        </m:r>
      </m:oMath>
      <w:r>
        <w:t xml:space="preserve"> for that value of </w:t>
      </w:r>
      <m:oMath>
        <m:r>
          <w:rPr>
            <w:rFonts w:ascii="Cambria Math" w:hAnsi="Cambria Math"/>
          </w:rPr>
          <m:t>S</m:t>
        </m:r>
      </m:oMath>
      <w:r>
        <w:t>.</w:t>
      </w:r>
    </w:p>
    <w:p w14:paraId="49F25919" w14:textId="0E2AE913" w:rsidR="00351175" w:rsidRDefault="002733DB">
      <w:pPr>
        <w:pStyle w:val="Heading4"/>
      </w:pPr>
      <w:bookmarkStart w:id="113" w:name="parameter-ranges."/>
      <w:bookmarkEnd w:id="112"/>
      <w:r w:rsidRPr="002733DB">
        <w:rPr>
          <w:rStyle w:val="SectionNumber"/>
          <w:i w:val="0"/>
          <w:iCs w:val="0"/>
        </w:rPr>
        <w:t>G.3</w:t>
      </w:r>
      <w:r w:rsidR="004873CC" w:rsidRPr="002733DB">
        <w:rPr>
          <w:i w:val="0"/>
          <w:iCs w:val="0"/>
        </w:rPr>
        <w:tab/>
        <w:t>Parameter ranges</w:t>
      </w:r>
      <w:r w:rsidR="004873CC">
        <w:t>.</w:t>
      </w:r>
    </w:p>
    <w:p w14:paraId="7151011A" w14:textId="77777777" w:rsidR="00351175" w:rsidRDefault="004873CC">
      <w:pPr>
        <w:pStyle w:val="FirstParagraph"/>
      </w:pPr>
      <w:r>
        <w:t xml:space="preserve">The baseline parameter values for the numerical exercise are </w:t>
      </w:r>
      <m:oMath>
        <m:r>
          <w:rPr>
            <w:rFonts w:ascii="Cambria Math" w:hAnsi="Cambria Math"/>
          </w:rPr>
          <m:t>S</m:t>
        </m:r>
        <m:r>
          <m:rPr>
            <m:sty m:val="p"/>
          </m:rPr>
          <w:rPr>
            <w:rFonts w:ascii="Cambria Math" w:hAnsi="Cambria Math"/>
          </w:rPr>
          <m:t>=</m:t>
        </m:r>
        <m:r>
          <w:rPr>
            <w:rFonts w:ascii="Cambria Math" w:hAnsi="Cambria Math"/>
          </w:rPr>
          <m:t>0.5</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0.02</m:t>
        </m:r>
      </m:oMath>
      <w:r>
        <w:t xml:space="preserve">, </w:t>
      </w:r>
      <m:oMath>
        <m:r>
          <w:rPr>
            <w:rFonts w:ascii="Cambria Math" w:hAnsi="Cambria Math"/>
          </w:rPr>
          <m:t>γ</m:t>
        </m:r>
        <m:r>
          <m:rPr>
            <m:sty m:val="p"/>
          </m:rPr>
          <w:rPr>
            <w:rFonts w:ascii="Cambria Math" w:hAnsi="Cambria Math"/>
          </w:rPr>
          <m:t>=</m:t>
        </m:r>
        <m:r>
          <w:rPr>
            <w:rFonts w:ascii="Cambria Math" w:hAnsi="Cambria Math"/>
          </w:rPr>
          <m:t>3</m:t>
        </m:r>
      </m:oMath>
      <w:r>
        <w:t xml:space="preserve">, </w:t>
      </w:r>
      <m:oMath>
        <m:r>
          <w:rPr>
            <w:rFonts w:ascii="Cambria Math" w:hAnsi="Cambria Math"/>
          </w:rPr>
          <m:t>η</m:t>
        </m:r>
        <m:r>
          <m:rPr>
            <m:sty m:val="p"/>
          </m:rPr>
          <w:rPr>
            <w:rFonts w:ascii="Cambria Math" w:hAnsi="Cambria Math"/>
          </w:rPr>
          <m:t>=</m:t>
        </m:r>
        <m:r>
          <w:rPr>
            <w:rFonts w:ascii="Cambria Math" w:hAnsi="Cambria Math"/>
          </w:rPr>
          <m:t>2</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0.2</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0.5</m:t>
        </m:r>
      </m:oMath>
      <w:r>
        <w:t>. Comparative statics sweep the following ranges:</w:t>
      </w:r>
    </w:p>
    <w:p w14:paraId="4BA4274C" w14:textId="77777777" w:rsidR="00351175" w:rsidRDefault="004873CC">
      <w:pPr>
        <w:numPr>
          <w:ilvl w:val="0"/>
          <w:numId w:val="4"/>
        </w:numPr>
      </w:pPr>
      <w:r>
        <w:t xml:space="preserve">Convexity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0.25</m:t>
        </m:r>
        <m:r>
          <m:rPr>
            <m:sty m:val="p"/>
          </m:rPr>
          <w:rPr>
            <w:rFonts w:ascii="Cambria Math" w:hAnsi="Cambria Math"/>
          </w:rPr>
          <m:t>]</m:t>
        </m:r>
      </m:oMath>
    </w:p>
    <w:p w14:paraId="73847B54" w14:textId="77777777" w:rsidR="00351175" w:rsidRDefault="004873CC">
      <w:pPr>
        <w:numPr>
          <w:ilvl w:val="0"/>
          <w:numId w:val="4"/>
        </w:numPr>
      </w:pPr>
      <w:r>
        <w:t xml:space="preserve">Initial AUM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3.0</m:t>
        </m:r>
        <m:r>
          <m:rPr>
            <m:sty m:val="p"/>
          </m:rPr>
          <w:rPr>
            <w:rFonts w:ascii="Cambria Math" w:hAnsi="Cambria Math"/>
          </w:rPr>
          <m:t>]</m:t>
        </m:r>
      </m:oMath>
    </w:p>
    <w:p w14:paraId="3C7C34DC" w14:textId="77777777" w:rsidR="00351175" w:rsidRDefault="004873CC">
      <w:pPr>
        <w:numPr>
          <w:ilvl w:val="0"/>
          <w:numId w:val="4"/>
        </w:numPr>
      </w:pPr>
      <w:r>
        <w:t xml:space="preserve">Linear flow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0.45</m:t>
        </m:r>
        <m:r>
          <m:rPr>
            <m:sty m:val="p"/>
          </m:rPr>
          <w:rPr>
            <w:rFonts w:ascii="Cambria Math" w:hAnsi="Cambria Math"/>
          </w:rPr>
          <m:t>]</m:t>
        </m:r>
      </m:oMath>
    </w:p>
    <w:p w14:paraId="0404B2C5" w14:textId="77777777" w:rsidR="00351175" w:rsidRDefault="004873CC">
      <w:pPr>
        <w:numPr>
          <w:ilvl w:val="0"/>
          <w:numId w:val="4"/>
        </w:numPr>
      </w:pPr>
      <w:r>
        <w:t xml:space="preserve">Sharpe ratio </w:t>
      </w:r>
      <m:oMath>
        <m:r>
          <w:rPr>
            <w:rFonts w:ascii="Cambria Math" w:hAnsi="Cambria Math"/>
          </w:rPr>
          <m:t>S</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0.9</m:t>
        </m:r>
        <m:r>
          <m:rPr>
            <m:sty m:val="p"/>
          </m:rPr>
          <w:rPr>
            <w:rFonts w:ascii="Cambria Math" w:hAnsi="Cambria Math"/>
          </w:rPr>
          <m:t>]</m:t>
        </m:r>
      </m:oMath>
    </w:p>
    <w:p w14:paraId="434AD0AF" w14:textId="77777777" w:rsidR="00351175" w:rsidRDefault="004873CC">
      <w:pPr>
        <w:numPr>
          <w:ilvl w:val="0"/>
          <w:numId w:val="4"/>
        </w:numPr>
      </w:pPr>
      <w:r>
        <w:t xml:space="preserve">Investor risk aversion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oMath>
    </w:p>
    <w:p w14:paraId="2834AE5B" w14:textId="77777777" w:rsidR="00351175" w:rsidRDefault="004873CC">
      <w:pPr>
        <w:numPr>
          <w:ilvl w:val="0"/>
          <w:numId w:val="4"/>
        </w:numPr>
      </w:pPr>
      <w:r>
        <w:t xml:space="preserve">Manager risk aversion </w:t>
      </w:r>
      <m:oMath>
        <m:r>
          <w:rPr>
            <w:rFonts w:ascii="Cambria Math" w:hAnsi="Cambria Math"/>
          </w:rPr>
          <m:t>η</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6</m:t>
        </m:r>
        <m:r>
          <m:rPr>
            <m:sty m:val="p"/>
          </m:rPr>
          <w:rPr>
            <w:rFonts w:ascii="Cambria Math" w:hAnsi="Cambria Math"/>
          </w:rPr>
          <m:t>]</m:t>
        </m:r>
      </m:oMath>
    </w:p>
    <w:p w14:paraId="0811984D" w14:textId="77777777" w:rsidR="00351175" w:rsidRDefault="004873CC">
      <w:pPr>
        <w:pStyle w:val="FirstParagraph"/>
      </w:pPr>
      <w:r>
        <w:t>These ranges cover empirically plausible scenarios while ensuring the FOCs remain well-behaved.</w:t>
      </w:r>
    </w:p>
    <w:p w14:paraId="260C8124" w14:textId="2BC4F0D6" w:rsidR="00351175" w:rsidRPr="002733DB" w:rsidRDefault="002733DB">
      <w:pPr>
        <w:pStyle w:val="Heading4"/>
        <w:rPr>
          <w:i w:val="0"/>
          <w:iCs w:val="0"/>
          <w:sz w:val="28"/>
          <w:szCs w:val="28"/>
        </w:rPr>
      </w:pPr>
      <w:bookmarkStart w:id="114" w:name="affine-approximation."/>
      <w:bookmarkEnd w:id="113"/>
      <w:r w:rsidRPr="002733DB">
        <w:rPr>
          <w:rStyle w:val="SectionNumber"/>
          <w:i w:val="0"/>
          <w:iCs w:val="0"/>
          <w:sz w:val="28"/>
          <w:szCs w:val="28"/>
        </w:rPr>
        <w:lastRenderedPageBreak/>
        <w:t>G.4</w:t>
      </w:r>
      <w:r w:rsidR="004873CC" w:rsidRPr="002733DB">
        <w:rPr>
          <w:i w:val="0"/>
          <w:iCs w:val="0"/>
          <w:sz w:val="28"/>
          <w:szCs w:val="28"/>
        </w:rPr>
        <w:tab/>
        <w:t>Affine approximation.</w:t>
      </w:r>
    </w:p>
    <w:p w14:paraId="48C2FA46" w14:textId="77777777" w:rsidR="00351175" w:rsidRDefault="004873CC">
      <w:pPr>
        <w:pStyle w:val="FirstParagraph"/>
      </w:pPr>
      <w:r>
        <w:t xml:space="preserve">To construct the linear approximation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σ</m:t>
            </m:r>
          </m:e>
          <m:sub>
            <m:r>
              <w:rPr>
                <w:rFonts w:ascii="Cambria Math" w:hAnsi="Cambria Math"/>
              </w:rPr>
              <m:t>d</m:t>
            </m:r>
          </m:sub>
        </m:sSub>
      </m:oMath>
      <w:r>
        <w:t xml:space="preserve">, first solve for the optimal target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t xml:space="preserve">, then compute </w:t>
      </w:r>
      <m:oMath>
        <m:r>
          <w:rPr>
            <w:rFonts w:ascii="Cambria Math" w:hAnsi="Cambria Math"/>
          </w:rPr>
          <m:t>ϕ</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oMath>
      <w:r>
        <w:t xml:space="preserve"> and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oMath>
      <w:r>
        <w:t xml:space="preserve"> using the formulas in Sections </w:t>
      </w:r>
      <w:hyperlink w:anchor="app:manager-solution">
        <w:r>
          <w:rPr>
            <w:rStyle w:val="Hyperlink"/>
          </w:rPr>
          <w:t>9</w:t>
        </w:r>
      </w:hyperlink>
      <w:r>
        <w:t xml:space="preserve"> and </w:t>
      </w:r>
      <w:hyperlink w:anchor="app:investor">
        <w:r>
          <w:rPr>
            <w:rStyle w:val="Hyperlink"/>
          </w:rPr>
          <w:t>10</w:t>
        </w:r>
      </w:hyperlink>
      <w:r>
        <w:t xml:space="preserve">. The approximation is then </w:t>
      </w:r>
      <m:oMath>
        <m:r>
          <w:rPr>
            <w:rFonts w:ascii="Cambria Math" w:hAnsi="Cambria Math"/>
          </w:rPr>
          <m:t>α</m:t>
        </m:r>
        <m:r>
          <m:rPr>
            <m:sty m:val="p"/>
          </m:rPr>
          <w:rPr>
            <w:rFonts w:ascii="Cambria Math" w:hAnsi="Cambria Math"/>
          </w:rPr>
          <m:t>=</m:t>
        </m:r>
        <m:r>
          <w:rPr>
            <w:rFonts w:ascii="Cambria Math" w:hAnsi="Cambria Math"/>
          </w:rPr>
          <m:t>ϕ</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t xml:space="preserve"> and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oMath>
      <w:r>
        <w:t>. As Figure </w:t>
      </w:r>
      <w:hyperlink w:anchor="fig:affine-approx">
        <w:r>
          <w:rPr>
            <w:rStyle w:val="Hyperlink"/>
          </w:rPr>
          <w:t>8</w:t>
        </w:r>
      </w:hyperlink>
      <w:r>
        <w:t xml:space="preserve"> demonstrates, this approximation remains accurate within </w:t>
      </w:r>
      <m:oMath>
        <m:r>
          <m:rPr>
            <m:sty m:val="p"/>
          </m:rPr>
          <w:rPr>
            <w:rFonts w:ascii="Cambria Math" w:hAnsi="Cambria Math"/>
          </w:rPr>
          <m:t>±</m:t>
        </m:r>
        <m:r>
          <w:rPr>
            <w:rFonts w:ascii="Cambria Math" w:hAnsi="Cambria Math"/>
          </w:rPr>
          <m:t>5</m:t>
        </m:r>
        <m:r>
          <m:rPr>
            <m:sty m:val="p"/>
          </m:rPr>
          <w:rPr>
            <w:rFonts w:ascii="Cambria Math" w:hAnsi="Cambria Math"/>
          </w:rPr>
          <m:t>%</m:t>
        </m:r>
      </m:oMath>
      <w:r>
        <w:t xml:space="preserve"> of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t xml:space="preserve"> with average errors around 0.1%.</w:t>
      </w:r>
    </w:p>
    <w:p w14:paraId="7854F2BA" w14:textId="77777777" w:rsidR="002733DB" w:rsidRDefault="002733DB">
      <w:bookmarkStart w:id="115" w:name="ref-AdmatiPfleiderer1997"/>
      <w:bookmarkStart w:id="116" w:name="refs"/>
      <w:r>
        <w:br w:type="page"/>
      </w:r>
    </w:p>
    <w:p w14:paraId="0D3C6FB9" w14:textId="77777777" w:rsidR="002733DB" w:rsidRDefault="002733DB">
      <w:pPr>
        <w:pStyle w:val="Bibliography"/>
      </w:pPr>
      <w:r>
        <w:lastRenderedPageBreak/>
        <w:t>REFERENCES</w:t>
      </w:r>
    </w:p>
    <w:p w14:paraId="7B08321B" w14:textId="4B7CC91E" w:rsidR="00351175" w:rsidRDefault="004873CC">
      <w:pPr>
        <w:pStyle w:val="Bibliography"/>
      </w:pPr>
      <w:r>
        <w:t xml:space="preserve">Admati, Anat R., and Paul Pfleiderer. 1997. “Does It All Add up? Benchmarks and the Compensation of Active Portfolio Managers.” </w:t>
      </w:r>
      <w:r>
        <w:rPr>
          <w:i/>
          <w:iCs/>
        </w:rPr>
        <w:t>The Journal of Business</w:t>
      </w:r>
      <w:r>
        <w:t xml:space="preserve"> 70 (3): 323–50. </w:t>
      </w:r>
      <w:hyperlink r:id="rId20">
        <w:r>
          <w:rPr>
            <w:rStyle w:val="Hyperlink"/>
          </w:rPr>
          <w:t>https://doi.org/10.1086/209721</w:t>
        </w:r>
      </w:hyperlink>
      <w:r>
        <w:t>.</w:t>
      </w:r>
    </w:p>
    <w:p w14:paraId="04773E7B" w14:textId="77777777" w:rsidR="00351175" w:rsidRDefault="004873CC">
      <w:pPr>
        <w:pStyle w:val="Bibliography"/>
      </w:pPr>
      <w:bookmarkStart w:id="117" w:name="ref-barras2010false"/>
      <w:bookmarkEnd w:id="115"/>
      <w:r>
        <w:t xml:space="preserve">Barras, Laurent, Olivier Scaillet, and Russ Wermers. 2010. “False Discoveries in Mutual Fund Performance: Measuring Luck in Estimated Alphas.” </w:t>
      </w:r>
      <w:r>
        <w:rPr>
          <w:i/>
          <w:iCs/>
        </w:rPr>
        <w:t>The Journal of Finance</w:t>
      </w:r>
      <w:r>
        <w:t xml:space="preserve"> 65 (1): 179–216. </w:t>
      </w:r>
      <w:hyperlink r:id="rId21">
        <w:r>
          <w:rPr>
            <w:rStyle w:val="Hyperlink"/>
          </w:rPr>
          <w:t>https://doi.org/10.1111/j.1540-6261.2009.01527.x</w:t>
        </w:r>
      </w:hyperlink>
      <w:r>
        <w:t>.</w:t>
      </w:r>
    </w:p>
    <w:p w14:paraId="6DA4B425" w14:textId="77777777" w:rsidR="00351175" w:rsidRDefault="004873CC">
      <w:pPr>
        <w:pStyle w:val="Bibliography"/>
      </w:pPr>
      <w:bookmarkStart w:id="118" w:name="ref-BebchukCohenHirst2017"/>
      <w:bookmarkEnd w:id="117"/>
      <w:r>
        <w:t xml:space="preserve">Bebchuk, Lucian A., Alma Cohen, and Scott Hirst. 2017. “The Agency Problems of Institutional Investors.” </w:t>
      </w:r>
      <w:r>
        <w:rPr>
          <w:i/>
          <w:iCs/>
        </w:rPr>
        <w:t>Journal of Economic Perspectives</w:t>
      </w:r>
      <w:r>
        <w:t xml:space="preserve"> 31 (3): 89–102. </w:t>
      </w:r>
      <w:hyperlink r:id="rId22">
        <w:r>
          <w:rPr>
            <w:rStyle w:val="Hyperlink"/>
          </w:rPr>
          <w:t>https://doi.org/10.1257/jep.31.3.89</w:t>
        </w:r>
      </w:hyperlink>
      <w:r>
        <w:t>.</w:t>
      </w:r>
    </w:p>
    <w:p w14:paraId="629FE9DF" w14:textId="77777777" w:rsidR="00351175" w:rsidRDefault="004873CC">
      <w:pPr>
        <w:pStyle w:val="Bibliography"/>
      </w:pPr>
      <w:bookmarkStart w:id="119" w:name="ref-berk2004mutual"/>
      <w:bookmarkEnd w:id="118"/>
      <w:r>
        <w:t xml:space="preserve">Berk, Jonathan B, and Richard C Green. 2004. “Mutual Fund Flows and Performance in Rational Markets.” </w:t>
      </w:r>
      <w:r>
        <w:rPr>
          <w:i/>
          <w:iCs/>
        </w:rPr>
        <w:t>Journal of Political Economy</w:t>
      </w:r>
      <w:r>
        <w:t xml:space="preserve"> 112 (6): 1269–95.</w:t>
      </w:r>
    </w:p>
    <w:p w14:paraId="2BDC08B9" w14:textId="77777777" w:rsidR="00351175" w:rsidRDefault="004873CC">
      <w:pPr>
        <w:pStyle w:val="Bibliography"/>
      </w:pPr>
      <w:bookmarkStart w:id="120" w:name="ref-BrownHarlowStarks1996"/>
      <w:bookmarkEnd w:id="119"/>
      <w:r>
        <w:t xml:space="preserve">Brown, Keith C., W. Van Harlow, and Laura T. Starks. 1996. “Of Tournaments and Temptations: An Analysis of Managerial Incentives in the Mutual Fund Industry.” </w:t>
      </w:r>
      <w:r>
        <w:rPr>
          <w:i/>
          <w:iCs/>
        </w:rPr>
        <w:t>Journal of Finance</w:t>
      </w:r>
      <w:r>
        <w:t xml:space="preserve"> 51 (1): 85–110. </w:t>
      </w:r>
      <w:hyperlink r:id="rId23">
        <w:r>
          <w:rPr>
            <w:rStyle w:val="Hyperlink"/>
          </w:rPr>
          <w:t>https://doi.org/10.1111/j.1540-6261.1996.tb05203.x</w:t>
        </w:r>
      </w:hyperlink>
      <w:r>
        <w:t>.</w:t>
      </w:r>
    </w:p>
    <w:p w14:paraId="33476C96" w14:textId="77777777" w:rsidR="00351175" w:rsidRDefault="004873CC">
      <w:pPr>
        <w:pStyle w:val="Bibliography"/>
      </w:pPr>
      <w:bookmarkStart w:id="121" w:name="ref-campbell2002strategic"/>
      <w:bookmarkEnd w:id="120"/>
      <w:r>
        <w:t xml:space="preserve">Campbell, John Y., and Luis M. Viceira. 2002. </w:t>
      </w:r>
      <w:r>
        <w:rPr>
          <w:i/>
          <w:iCs/>
        </w:rPr>
        <w:t>Strategic Asset Allocation: Portfolio Choice for Long-Term Investors</w:t>
      </w:r>
      <w:r>
        <w:t>. Oxford University Press.</w:t>
      </w:r>
    </w:p>
    <w:p w14:paraId="561D85FD" w14:textId="77777777" w:rsidR="00351175" w:rsidRDefault="004873CC">
      <w:pPr>
        <w:pStyle w:val="Bibliography"/>
      </w:pPr>
      <w:bookmarkStart w:id="122" w:name="ref-carhart1997persistence"/>
      <w:bookmarkEnd w:id="121"/>
      <w:r>
        <w:t xml:space="preserve">Carhart, Mark M. 1997. “On Persistence in Mutual Fund Performance.” </w:t>
      </w:r>
      <w:r>
        <w:rPr>
          <w:i/>
          <w:iCs/>
        </w:rPr>
        <w:t>The Journal of Finance</w:t>
      </w:r>
      <w:r>
        <w:t xml:space="preserve"> 52 (1): 57–82. </w:t>
      </w:r>
      <w:hyperlink r:id="rId24">
        <w:r>
          <w:rPr>
            <w:rStyle w:val="Hyperlink"/>
          </w:rPr>
          <w:t>https://doi.org/10.1111/j.1540-6261.1997.tb03808.x</w:t>
        </w:r>
      </w:hyperlink>
      <w:r>
        <w:t>.</w:t>
      </w:r>
    </w:p>
    <w:p w14:paraId="45AA3066" w14:textId="77777777" w:rsidR="00351175" w:rsidRDefault="004873CC">
      <w:pPr>
        <w:pStyle w:val="Bibliography"/>
      </w:pPr>
      <w:bookmarkStart w:id="123" w:name="ref-CarhartKanielMustoReed2002"/>
      <w:bookmarkEnd w:id="122"/>
      <w:r>
        <w:t xml:space="preserve">Carhart, Mark M., Ron Kaniel, David K. Musto, and Adam V. Reed. 2002. “Leaning for the Tape: Evidence of Gaming Behavior in Equity Mutual Funds.” </w:t>
      </w:r>
      <w:r>
        <w:rPr>
          <w:i/>
          <w:iCs/>
        </w:rPr>
        <w:t>The Journal of Finance</w:t>
      </w:r>
      <w:r>
        <w:t xml:space="preserve"> 57 (2): 661–93. </w:t>
      </w:r>
      <w:hyperlink r:id="rId25">
        <w:r>
          <w:rPr>
            <w:rStyle w:val="Hyperlink"/>
          </w:rPr>
          <w:t>https://doi.org/10.1111/1540-6261.00438</w:t>
        </w:r>
      </w:hyperlink>
      <w:r>
        <w:t>.</w:t>
      </w:r>
    </w:p>
    <w:p w14:paraId="2D0F8BB4" w14:textId="77777777" w:rsidR="00351175" w:rsidRDefault="004873CC">
      <w:pPr>
        <w:pStyle w:val="Bibliography"/>
      </w:pPr>
      <w:bookmarkStart w:id="124" w:name="ref-chevalier1997risk"/>
      <w:bookmarkEnd w:id="123"/>
      <w:r>
        <w:t xml:space="preserve">Chevalier, Judith, and Glenn Ellison. 1997. “Risk Taking by Mutual Funds as a Response to Incentives.” </w:t>
      </w:r>
      <w:r>
        <w:rPr>
          <w:i/>
          <w:iCs/>
        </w:rPr>
        <w:t>Journal of Political Economy</w:t>
      </w:r>
      <w:r>
        <w:t xml:space="preserve"> 105 (6): 1167–200.</w:t>
      </w:r>
    </w:p>
    <w:p w14:paraId="486F3947" w14:textId="77777777" w:rsidR="00351175" w:rsidRDefault="004873CC">
      <w:pPr>
        <w:pStyle w:val="Bibliography"/>
      </w:pPr>
      <w:bookmarkStart w:id="125" w:name="ref-ferreira2012flow"/>
      <w:bookmarkEnd w:id="124"/>
      <w:r>
        <w:t xml:space="preserve">Ferreira, Miguel A., Aneel Keswani, Antonio F. Miguel, and Sofia B. Ramos. 2012. “The Flow-Performance Relationship Around the World.” </w:t>
      </w:r>
      <w:r>
        <w:rPr>
          <w:i/>
          <w:iCs/>
        </w:rPr>
        <w:t>Journal of Banking &amp; Finance</w:t>
      </w:r>
      <w:r>
        <w:t xml:space="preserve"> 36 (6): 1759–80. </w:t>
      </w:r>
      <w:hyperlink r:id="rId26">
        <w:r>
          <w:rPr>
            <w:rStyle w:val="Hyperlink"/>
          </w:rPr>
          <w:t>https://doi.org/10.1016/j.jbankfin.2012.01.019</w:t>
        </w:r>
      </w:hyperlink>
      <w:r>
        <w:t>.</w:t>
      </w:r>
    </w:p>
    <w:p w14:paraId="6DF53E2B" w14:textId="77777777" w:rsidR="00351175" w:rsidRDefault="004873CC">
      <w:pPr>
        <w:pStyle w:val="Bibliography"/>
      </w:pPr>
      <w:bookmarkStart w:id="126" w:name="ref-fung2004hedge"/>
      <w:bookmarkEnd w:id="125"/>
      <w:r>
        <w:t xml:space="preserve">Fung, William, and David A. Hsieh. 2004. “Hedge Fund Benchmarks: A Risk-Based Approach.” </w:t>
      </w:r>
      <w:r>
        <w:rPr>
          <w:i/>
          <w:iCs/>
        </w:rPr>
        <w:t>Financial Analysts Journal</w:t>
      </w:r>
      <w:r>
        <w:t xml:space="preserve"> 60 (5): 65–80. </w:t>
      </w:r>
      <w:hyperlink r:id="rId27">
        <w:r>
          <w:rPr>
            <w:rStyle w:val="Hyperlink"/>
          </w:rPr>
          <w:t>https://doi.org/10.2469/faj.v60.n5.2657</w:t>
        </w:r>
      </w:hyperlink>
      <w:r>
        <w:t>.</w:t>
      </w:r>
    </w:p>
    <w:p w14:paraId="745EEE9B" w14:textId="77777777" w:rsidR="00351175" w:rsidRDefault="004873CC">
      <w:pPr>
        <w:pStyle w:val="Bibliography"/>
      </w:pPr>
      <w:bookmarkStart w:id="127" w:name="ref-Gil-Bazo2008"/>
      <w:bookmarkEnd w:id="126"/>
      <w:r>
        <w:t xml:space="preserve">Gil-Bazo, Javier, and Pablo Ruiz-Verdú. 2008. “When Cheaper Is Better: Fee Determination in the Market for Equity Mutual Funds.” </w:t>
      </w:r>
      <w:r>
        <w:rPr>
          <w:i/>
          <w:iCs/>
        </w:rPr>
        <w:t>Journal of Economic Behavior &amp; Organization</w:t>
      </w:r>
      <w:r>
        <w:t xml:space="preserve"> 67 (3-4): 871–85. </w:t>
      </w:r>
      <w:hyperlink r:id="rId28">
        <w:r>
          <w:rPr>
            <w:rStyle w:val="Hyperlink"/>
          </w:rPr>
          <w:t>https://doi.org/10.1016/j.jebo.2007.04.003</w:t>
        </w:r>
      </w:hyperlink>
      <w:r>
        <w:t>.</w:t>
      </w:r>
    </w:p>
    <w:p w14:paraId="78F49B3A" w14:textId="77777777" w:rsidR="00351175" w:rsidRDefault="004873CC">
      <w:pPr>
        <w:pStyle w:val="Bibliography"/>
      </w:pPr>
      <w:bookmarkStart w:id="128" w:name="ref-guiso2018time"/>
      <w:bookmarkEnd w:id="127"/>
      <w:r>
        <w:lastRenderedPageBreak/>
        <w:t xml:space="preserve">Guiso, Luigi, Paola Sapienza, and Luigi Zingales. 2018. “Time Varying Risk Aversion.” </w:t>
      </w:r>
      <w:r>
        <w:rPr>
          <w:i/>
          <w:iCs/>
        </w:rPr>
        <w:t>Journal of Financial Economics</w:t>
      </w:r>
      <w:r>
        <w:t xml:space="preserve"> 128 (3): 403–21. </w:t>
      </w:r>
      <w:hyperlink r:id="rId29">
        <w:r>
          <w:rPr>
            <w:rStyle w:val="Hyperlink"/>
          </w:rPr>
          <w:t>https://doi.org/10.1016/j.jfineco.2018.02.007</w:t>
        </w:r>
      </w:hyperlink>
      <w:r>
        <w:t>.</w:t>
      </w:r>
    </w:p>
    <w:p w14:paraId="5AF40810" w14:textId="77777777" w:rsidR="00351175" w:rsidRDefault="004873CC">
      <w:pPr>
        <w:pStyle w:val="Bibliography"/>
      </w:pPr>
      <w:bookmarkStart w:id="129" w:name="ref-Holmstrom1979"/>
      <w:bookmarkEnd w:id="128"/>
      <w:r>
        <w:t xml:space="preserve">Holmström, Bengt. 1979. “Moral Hazard and Observability.” </w:t>
      </w:r>
      <w:r>
        <w:rPr>
          <w:i/>
          <w:iCs/>
        </w:rPr>
        <w:t>The Bell Journal of Economics</w:t>
      </w:r>
      <w:r>
        <w:t xml:space="preserve"> 10 (1): 74–91. </w:t>
      </w:r>
      <w:hyperlink r:id="rId30">
        <w:r>
          <w:rPr>
            <w:rStyle w:val="Hyperlink"/>
          </w:rPr>
          <w:t>https://doi.org/10.2307/3003320</w:t>
        </w:r>
      </w:hyperlink>
      <w:r>
        <w:t>.</w:t>
      </w:r>
    </w:p>
    <w:p w14:paraId="5EE641BA" w14:textId="77777777" w:rsidR="00351175" w:rsidRDefault="004873CC">
      <w:pPr>
        <w:pStyle w:val="Bibliography"/>
      </w:pPr>
      <w:bookmarkStart w:id="130" w:name="ref-HolmstromMilgrom1987"/>
      <w:bookmarkEnd w:id="129"/>
      <w:r>
        <w:t xml:space="preserve">Holmström, Bengt, and Paul Milgrom. 1987. “Aggregation and Linearity in the Provision of Intertemporal Incentives.” </w:t>
      </w:r>
      <w:r>
        <w:rPr>
          <w:i/>
          <w:iCs/>
        </w:rPr>
        <w:t>Econometrica</w:t>
      </w:r>
      <w:r>
        <w:t xml:space="preserve"> 55 (2): 303–28. </w:t>
      </w:r>
      <w:hyperlink r:id="rId31">
        <w:r>
          <w:rPr>
            <w:rStyle w:val="Hyperlink"/>
          </w:rPr>
          <w:t>https://doi.org/10.2307/1913238</w:t>
        </w:r>
      </w:hyperlink>
      <w:r>
        <w:t>.</w:t>
      </w:r>
    </w:p>
    <w:p w14:paraId="42745656" w14:textId="77777777" w:rsidR="00351175" w:rsidRDefault="004873CC">
      <w:pPr>
        <w:pStyle w:val="Bibliography"/>
      </w:pPr>
      <w:bookmarkStart w:id="131" w:name="ref-Ippolito1992ConsumerReaction"/>
      <w:bookmarkEnd w:id="130"/>
      <w:r>
        <w:t xml:space="preserve">Ippolito, Richard A. 1992. “Consumer Reaction to Measures of Poor Quality: Evidence from the Mutual Fund Industry.” </w:t>
      </w:r>
      <w:r>
        <w:rPr>
          <w:i/>
          <w:iCs/>
        </w:rPr>
        <w:t>Journal of Law and Economics</w:t>
      </w:r>
      <w:r>
        <w:t xml:space="preserve"> 35 (1): 45–70. </w:t>
      </w:r>
      <w:hyperlink r:id="rId32">
        <w:r>
          <w:rPr>
            <w:rStyle w:val="Hyperlink"/>
          </w:rPr>
          <w:t>https://doi.org/10.1086/467244</w:t>
        </w:r>
      </w:hyperlink>
      <w:r>
        <w:t>.</w:t>
      </w:r>
    </w:p>
    <w:p w14:paraId="0420EBF3" w14:textId="77777777" w:rsidR="00351175" w:rsidRDefault="004873CC">
      <w:pPr>
        <w:pStyle w:val="Bibliography"/>
      </w:pPr>
      <w:bookmarkStart w:id="132" w:name="ref-JensenMeckling1976"/>
      <w:bookmarkEnd w:id="131"/>
      <w:r>
        <w:t xml:space="preserve">Jensen, Michael C., and William H. Meckling. 1976. “Theory of the Firm: Managerial Behavior, Agency Costs and Ownership Structure.” </w:t>
      </w:r>
      <w:r>
        <w:rPr>
          <w:i/>
          <w:iCs/>
        </w:rPr>
        <w:t>Journal of Financial Economics</w:t>
      </w:r>
      <w:r>
        <w:t xml:space="preserve"> 3 (4): 305–60. </w:t>
      </w:r>
      <w:hyperlink r:id="rId33">
        <w:r>
          <w:rPr>
            <w:rStyle w:val="Hyperlink"/>
          </w:rPr>
          <w:t>https://doi.org/10.1016/0304-405X(76)90026-X</w:t>
        </w:r>
      </w:hyperlink>
      <w:r>
        <w:t>.</w:t>
      </w:r>
    </w:p>
    <w:p w14:paraId="7E08806C" w14:textId="77777777" w:rsidR="00351175" w:rsidRDefault="004873CC">
      <w:pPr>
        <w:pStyle w:val="Bibliography"/>
      </w:pPr>
      <w:bookmarkStart w:id="133" w:name="ref-Musto1999"/>
      <w:bookmarkEnd w:id="132"/>
      <w:r>
        <w:t xml:space="preserve">Musto, David K. 1999. “Investment Decisions Depend on Portfolio Disclosures.” </w:t>
      </w:r>
      <w:r>
        <w:rPr>
          <w:i/>
          <w:iCs/>
        </w:rPr>
        <w:t>The Journal of Finance</w:t>
      </w:r>
      <w:r>
        <w:t xml:space="preserve"> 54 (3): 935–52. </w:t>
      </w:r>
      <w:hyperlink r:id="rId34">
        <w:r>
          <w:rPr>
            <w:rStyle w:val="Hyperlink"/>
          </w:rPr>
          <w:t>https://doi.org/10.1111/0022-1082.00132</w:t>
        </w:r>
      </w:hyperlink>
      <w:r>
        <w:t>.</w:t>
      </w:r>
    </w:p>
    <w:p w14:paraId="2733A373" w14:textId="77777777" w:rsidR="00351175" w:rsidRDefault="004873CC">
      <w:pPr>
        <w:pStyle w:val="Bibliography"/>
      </w:pPr>
      <w:bookmarkStart w:id="134" w:name="ref-sirri1998costly"/>
      <w:bookmarkEnd w:id="133"/>
      <w:r>
        <w:t xml:space="preserve">Sirri, Erik R, and Peter Tufano. 1998. “Costly Search and Mutual Fund Flows.” </w:t>
      </w:r>
      <w:r>
        <w:rPr>
          <w:i/>
          <w:iCs/>
        </w:rPr>
        <w:t>Journal of Finance</w:t>
      </w:r>
      <w:r>
        <w:t xml:space="preserve"> 53 (5): 1589–622.</w:t>
      </w:r>
    </w:p>
    <w:p w14:paraId="03124221" w14:textId="77777777" w:rsidR="00351175" w:rsidRDefault="004873CC">
      <w:pPr>
        <w:pStyle w:val="Bibliography"/>
      </w:pPr>
      <w:bookmarkStart w:id="135" w:name="ref-Starks1987"/>
      <w:bookmarkEnd w:id="134"/>
      <w:r>
        <w:t xml:space="preserve">Starks, Laura T. 1987. “Performance Incentive Fees: An Agency Theoretic Approach.” </w:t>
      </w:r>
      <w:r>
        <w:rPr>
          <w:i/>
          <w:iCs/>
        </w:rPr>
        <w:t>Journal of Financial and Quantitative Analysis</w:t>
      </w:r>
      <w:r>
        <w:t xml:space="preserve"> 22 (1): 17–32. </w:t>
      </w:r>
      <w:hyperlink r:id="rId35">
        <w:r>
          <w:rPr>
            <w:rStyle w:val="Hyperlink"/>
          </w:rPr>
          <w:t>https://doi.org/10.2307/2330867</w:t>
        </w:r>
      </w:hyperlink>
      <w:r>
        <w:t>.</w:t>
      </w:r>
      <w:bookmarkEnd w:id="109"/>
      <w:bookmarkEnd w:id="114"/>
      <w:bookmarkEnd w:id="116"/>
      <w:bookmarkEnd w:id="135"/>
    </w:p>
    <w:sectPr w:rsidR="00351175">
      <w:footerReference w:type="default" r:id="rId36"/>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Igor Yelnik" w:date="2026-05-05T15:35:00Z" w:initials="IY">
    <w:p w14:paraId="3CCA855B" w14:textId="77777777" w:rsidR="00F77FFE" w:rsidRDefault="00F77FFE" w:rsidP="00F77FFE">
      <w:pPr>
        <w:pStyle w:val="CommentText"/>
      </w:pPr>
      <w:r>
        <w:rPr>
          <w:rStyle w:val="CommentReference"/>
        </w:rPr>
        <w:annotationRef/>
      </w:r>
      <w:r>
        <w:t>It’s strange to have some appendices marked with letters, and others with numbers</w:t>
      </w:r>
    </w:p>
  </w:comment>
  <w:comment w:id="43" w:author="Igor Yelnik" w:date="2026-05-05T15:37:00Z" w:initials="IY">
    <w:p w14:paraId="0234A07A" w14:textId="77777777" w:rsidR="00F77FFE" w:rsidRDefault="00F77FFE" w:rsidP="00F77FFE">
      <w:pPr>
        <w:pStyle w:val="CommentText"/>
      </w:pPr>
      <w:r>
        <w:rPr>
          <w:rStyle w:val="CommentReference"/>
        </w:rPr>
        <w:annotationRef/>
      </w:r>
      <w:r>
        <w:t>ditto</w:t>
      </w:r>
    </w:p>
  </w:comment>
  <w:comment w:id="48" w:author="Igor Yelnik" w:date="2026-05-05T15:52:00Z" w:initials="IY">
    <w:p w14:paraId="24C529EF" w14:textId="77777777" w:rsidR="00823C57" w:rsidRDefault="00823C57" w:rsidP="00823C57">
      <w:pPr>
        <w:pStyle w:val="CommentText"/>
      </w:pPr>
      <w:r>
        <w:rPr>
          <w:rStyle w:val="CommentReference"/>
        </w:rPr>
        <w:annotationRef/>
      </w:r>
      <w:r>
        <w:t>ditto</w:t>
      </w:r>
    </w:p>
  </w:comment>
  <w:comment w:id="80" w:author="Igor Yelnik" w:date="2026-05-05T17:18:00Z" w:initials="IY">
    <w:p w14:paraId="26713876" w14:textId="77777777" w:rsidR="000007E1" w:rsidRDefault="000007E1" w:rsidP="000007E1">
      <w:pPr>
        <w:pStyle w:val="CommentText"/>
      </w:pPr>
      <w:r>
        <w:rPr>
          <w:rStyle w:val="CommentReference"/>
        </w:rPr>
        <w:annotationRef/>
      </w:r>
      <w:r>
        <w:t>Equation numbers</w:t>
      </w:r>
    </w:p>
  </w:comment>
  <w:comment w:id="91" w:author="Igor Yelnik" w:date="2026-05-05T17:27:00Z" w:initials="IY">
    <w:p w14:paraId="777D83E9" w14:textId="77777777" w:rsidR="00472868" w:rsidRDefault="00472868" w:rsidP="00472868">
      <w:pPr>
        <w:pStyle w:val="CommentText"/>
      </w:pPr>
      <w:r>
        <w:rPr>
          <w:rStyle w:val="CommentReference"/>
        </w:rPr>
        <w:annotationRef/>
      </w:r>
      <w:r>
        <w:t>Equation numbers</w:t>
      </w:r>
    </w:p>
  </w:comment>
  <w:comment w:id="93" w:author="Igor Yelnik" w:date="2026-05-05T17:28:00Z" w:initials="IY">
    <w:p w14:paraId="65DF26AB" w14:textId="77777777" w:rsidR="00472868" w:rsidRDefault="00472868" w:rsidP="00472868">
      <w:pPr>
        <w:pStyle w:val="CommentText"/>
      </w:pPr>
      <w:r>
        <w:rPr>
          <w:rStyle w:val="CommentReference"/>
        </w:rPr>
        <w:annotationRef/>
      </w:r>
      <w:r>
        <w:t>Something is wrong here</w:t>
      </w:r>
    </w:p>
  </w:comment>
  <w:comment w:id="94" w:author="Igor Yelnik" w:date="2026-05-05T17:27:00Z" w:initials="IY">
    <w:p w14:paraId="35A0D5E8" w14:textId="77777777" w:rsidR="00472868" w:rsidRDefault="00472868" w:rsidP="00472868">
      <w:pPr>
        <w:pStyle w:val="CommentText"/>
      </w:pPr>
      <w:r>
        <w:rPr>
          <w:rStyle w:val="CommentReference"/>
        </w:rPr>
        <w:annotationRef/>
      </w:r>
      <w:r>
        <w:t>dittp</w:t>
      </w:r>
    </w:p>
  </w:comment>
  <w:comment w:id="102" w:author="Igor Yelnik" w:date="2026-05-05T17:31:00Z" w:initials="IY">
    <w:p w14:paraId="123B6A90" w14:textId="77777777" w:rsidR="00472868" w:rsidRDefault="00472868" w:rsidP="00472868">
      <w:pPr>
        <w:pStyle w:val="CommentText"/>
      </w:pPr>
      <w:r>
        <w:rPr>
          <w:rStyle w:val="CommentReference"/>
        </w:rPr>
        <w:annotationRef/>
      </w:r>
      <w:r>
        <w:t>Is this correct?</w:t>
      </w:r>
    </w:p>
  </w:comment>
  <w:comment w:id="103" w:author="Igor Yelnik" w:date="2026-05-05T17:31:00Z" w:initials="IY">
    <w:p w14:paraId="0FF998B3" w14:textId="77777777" w:rsidR="00472868" w:rsidRDefault="00472868" w:rsidP="00472868">
      <w:pPr>
        <w:pStyle w:val="CommentText"/>
      </w:pPr>
      <w:r>
        <w:rPr>
          <w:rStyle w:val="CommentReference"/>
        </w:rPr>
        <w:annotationRef/>
      </w:r>
      <w:r>
        <w:t>Equation number</w:t>
      </w:r>
    </w:p>
  </w:comment>
  <w:comment w:id="105" w:author="Igor Yelnik" w:date="2026-05-05T17:32:00Z" w:initials="IY">
    <w:p w14:paraId="46EC2AE9" w14:textId="77777777" w:rsidR="00472868" w:rsidRDefault="00472868" w:rsidP="00472868">
      <w:pPr>
        <w:pStyle w:val="CommentText"/>
      </w:pPr>
      <w:r>
        <w:rPr>
          <w:rStyle w:val="CommentReference"/>
        </w:rPr>
        <w:annotationRef/>
      </w:r>
      <w:r>
        <w:t>The formula is not formatted correctly</w:t>
      </w:r>
    </w:p>
  </w:comment>
  <w:comment w:id="108" w:author="Igor Yelnik" w:date="2026-05-05T17:33:00Z" w:initials="IY">
    <w:p w14:paraId="44EAF67F" w14:textId="77777777" w:rsidR="00472868" w:rsidRDefault="00472868" w:rsidP="00472868">
      <w:pPr>
        <w:pStyle w:val="CommentText"/>
      </w:pPr>
      <w:r>
        <w:rPr>
          <w:rStyle w:val="CommentReference"/>
        </w:rPr>
        <w:annotationRef/>
      </w:r>
      <w:r>
        <w:t>???</w:t>
      </w:r>
    </w:p>
  </w:comment>
  <w:comment w:id="111" w:author="Igor Yelnik" w:date="2026-05-05T17:34:00Z" w:initials="IY">
    <w:p w14:paraId="5CE4E1E1" w14:textId="77777777" w:rsidR="00472868" w:rsidRDefault="00472868" w:rsidP="00472868">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CA855B" w15:done="0"/>
  <w15:commentEx w15:paraId="0234A07A" w15:done="0"/>
  <w15:commentEx w15:paraId="24C529EF" w15:done="0"/>
  <w15:commentEx w15:paraId="26713876" w15:done="0"/>
  <w15:commentEx w15:paraId="777D83E9" w15:done="0"/>
  <w15:commentEx w15:paraId="65DF26AB" w15:done="0"/>
  <w15:commentEx w15:paraId="35A0D5E8" w15:done="0"/>
  <w15:commentEx w15:paraId="123B6A90" w15:done="0"/>
  <w15:commentEx w15:paraId="0FF998B3" w15:done="0"/>
  <w15:commentEx w15:paraId="46EC2AE9" w15:done="0"/>
  <w15:commentEx w15:paraId="44EAF67F" w15:done="0"/>
  <w15:commentEx w15:paraId="5CE4E1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6387B3" w16cex:dateUtc="2026-05-05T14:35:00Z"/>
  <w16cex:commentExtensible w16cex:durableId="46D3264B" w16cex:dateUtc="2026-05-05T14:37:00Z"/>
  <w16cex:commentExtensible w16cex:durableId="20242DEB" w16cex:dateUtc="2026-05-05T14:52:00Z"/>
  <w16cex:commentExtensible w16cex:durableId="5F4D7E6D" w16cex:dateUtc="2026-05-05T16:18:00Z"/>
  <w16cex:commentExtensible w16cex:durableId="66BB30DD" w16cex:dateUtc="2026-05-05T16:27:00Z"/>
  <w16cex:commentExtensible w16cex:durableId="657A8A4E" w16cex:dateUtc="2026-05-05T16:28:00Z"/>
  <w16cex:commentExtensible w16cex:durableId="17D15D9D" w16cex:dateUtc="2026-05-05T16:27:00Z"/>
  <w16cex:commentExtensible w16cex:durableId="6682F364" w16cex:dateUtc="2026-05-05T16:31:00Z"/>
  <w16cex:commentExtensible w16cex:durableId="0644B7CC" w16cex:dateUtc="2026-05-05T16:31:00Z"/>
  <w16cex:commentExtensible w16cex:durableId="781C739A" w16cex:dateUtc="2026-05-05T16:32:00Z"/>
  <w16cex:commentExtensible w16cex:durableId="328F4EA9" w16cex:dateUtc="2026-05-05T16:33:00Z"/>
  <w16cex:commentExtensible w16cex:durableId="43A28348" w16cex:dateUtc="2026-05-05T1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CA855B" w16cid:durableId="696387B3"/>
  <w16cid:commentId w16cid:paraId="0234A07A" w16cid:durableId="46D3264B"/>
  <w16cid:commentId w16cid:paraId="24C529EF" w16cid:durableId="20242DEB"/>
  <w16cid:commentId w16cid:paraId="26713876" w16cid:durableId="5F4D7E6D"/>
  <w16cid:commentId w16cid:paraId="777D83E9" w16cid:durableId="66BB30DD"/>
  <w16cid:commentId w16cid:paraId="65DF26AB" w16cid:durableId="657A8A4E"/>
  <w16cid:commentId w16cid:paraId="35A0D5E8" w16cid:durableId="17D15D9D"/>
  <w16cid:commentId w16cid:paraId="123B6A90" w16cid:durableId="6682F364"/>
  <w16cid:commentId w16cid:paraId="0FF998B3" w16cid:durableId="0644B7CC"/>
  <w16cid:commentId w16cid:paraId="46EC2AE9" w16cid:durableId="781C739A"/>
  <w16cid:commentId w16cid:paraId="44EAF67F" w16cid:durableId="328F4EA9"/>
  <w16cid:commentId w16cid:paraId="5CE4E1E1" w16cid:durableId="43A283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C635" w14:textId="77777777" w:rsidR="005464CE" w:rsidRDefault="005464CE">
      <w:pPr>
        <w:spacing w:after="0"/>
      </w:pPr>
      <w:r>
        <w:separator/>
      </w:r>
    </w:p>
  </w:endnote>
  <w:endnote w:type="continuationSeparator" w:id="0">
    <w:p w14:paraId="5D88EB24" w14:textId="77777777" w:rsidR="005464CE" w:rsidRDefault="005464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9448844"/>
      <w:docPartObj>
        <w:docPartGallery w:val="Page Numbers (Bottom of Page)"/>
        <w:docPartUnique/>
      </w:docPartObj>
    </w:sdtPr>
    <w:sdtEndPr>
      <w:rPr>
        <w:noProof/>
      </w:rPr>
    </w:sdtEndPr>
    <w:sdtContent>
      <w:p w14:paraId="7C48E779" w14:textId="2370C80D" w:rsidR="001A777D" w:rsidRDefault="001A77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2DF03A" w14:textId="77777777" w:rsidR="001A777D" w:rsidRDefault="001A77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BD463" w14:textId="77777777" w:rsidR="005464CE" w:rsidRDefault="005464CE">
      <w:pPr>
        <w:spacing w:after="0"/>
      </w:pPr>
      <w:r>
        <w:separator/>
      </w:r>
    </w:p>
  </w:footnote>
  <w:footnote w:type="continuationSeparator" w:id="0">
    <w:p w14:paraId="0B5B5A5C" w14:textId="77777777" w:rsidR="005464CE" w:rsidRDefault="005464CE">
      <w:pPr>
        <w:spacing w:after="0"/>
      </w:pPr>
      <w:r>
        <w:continuationSeparator/>
      </w:r>
    </w:p>
  </w:footnote>
  <w:footnote w:id="1">
    <w:p w14:paraId="3570E2AA" w14:textId="77777777" w:rsidR="00351175" w:rsidRDefault="004873CC">
      <w:pPr>
        <w:pStyle w:val="FootnoteText"/>
      </w:pPr>
      <w:r>
        <w:rPr>
          <w:rStyle w:val="FootnoteReference"/>
        </w:rPr>
        <w:footnoteRef/>
      </w:r>
      <w:r>
        <w:t xml:space="preserve"> To keep the model tractable, we ignore the risk of avalanche redemptions, which may take place when investors rush to exit funds as no investor desires to be the last to exit. Such behavior would introduce concavity in the flow-performance relation for negative excess returns.</w:t>
      </w:r>
    </w:p>
  </w:footnote>
  <w:footnote w:id="2">
    <w:p w14:paraId="46B46847" w14:textId="77777777" w:rsidR="00351175" w:rsidRDefault="004873CC">
      <w:pPr>
        <w:pStyle w:val="FootnoteText"/>
      </w:pPr>
      <w:r>
        <w:rPr>
          <w:rStyle w:val="FootnoteReference"/>
        </w:rPr>
        <w:footnoteRef/>
      </w:r>
      <w:r>
        <w:t xml:space="preserve"> We assume that investors do not have a minimum utility to achieve. In the presence of an outside option it is possible to add a reservation utility constraint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m:t>
            </m:r>
          </m:sub>
        </m:sSub>
      </m:oMath>
    </w:p>
  </w:footnote>
  <w:footnote w:id="3">
    <w:p w14:paraId="12114F13" w14:textId="77777777" w:rsidR="00351175" w:rsidRDefault="004873CC">
      <w:pPr>
        <w:pStyle w:val="FootnoteText"/>
      </w:pPr>
      <w:r>
        <w:rPr>
          <w:rStyle w:val="FootnoteReference"/>
        </w:rPr>
        <w:footnoteRef/>
      </w:r>
      <w:r>
        <w:t xml:space="preserve"> Source: FRED series DGS3MO, 2026-01-23: 3.70%. For euro-denominated settings, the ECB €STR (euro short-term rate) was approximately 1.93% as of the same date.</w:t>
      </w:r>
    </w:p>
  </w:footnote>
  <w:footnote w:id="4">
    <w:p w14:paraId="6C417F65" w14:textId="77777777" w:rsidR="004A0CC1" w:rsidRDefault="004A0CC1" w:rsidP="004A0CC1">
      <w:pPr>
        <w:pStyle w:val="FootnoteText"/>
      </w:pPr>
      <w:r>
        <w:rPr>
          <w:rStyle w:val="FootnoteReference"/>
        </w:rPr>
        <w:footnoteRef/>
      </w:r>
      <w:r>
        <w:t xml:space="preserve"> Specifically, </w:t>
      </w:r>
      <m:oMath>
        <m:r>
          <w:rPr>
            <w:rFonts w:ascii="Cambria Math" w:hAnsi="Cambria Math"/>
          </w:rPr>
          <m:t>F</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0.05</m:t>
            </m:r>
          </m:e>
          <m:sup>
            <m:r>
              <w:rPr>
                <w:rFonts w:ascii="Cambria Math" w:hAnsi="Cambria Math"/>
              </w:rPr>
              <m:t>2</m:t>
            </m:r>
          </m:sup>
        </m:sSup>
        <m:r>
          <m:rPr>
            <m:sty m:val="p"/>
          </m:rPr>
          <w:rPr>
            <w:rFonts w:ascii="Cambria Math" w:hAnsi="Cambria Math"/>
          </w:rPr>
          <m:t>=</m:t>
        </m:r>
        <m:r>
          <w:rPr>
            <w:rFonts w:ascii="Cambria Math" w:hAnsi="Cambria Math"/>
          </w:rPr>
          <m:t>0.1375</m:t>
        </m:r>
      </m:oMath>
      <w:r>
        <w:t xml:space="preserve"> and </w:t>
      </w:r>
      <m:oMath>
        <m:r>
          <w:rPr>
            <w:rFonts w:ascii="Cambria Math" w:hAnsi="Cambria Math"/>
          </w:rPr>
          <m:t>F</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0.10</m:t>
            </m:r>
          </m:e>
          <m:sup>
            <m:r>
              <w:rPr>
                <w:rFonts w:ascii="Cambria Math" w:hAnsi="Cambria Math"/>
              </w:rPr>
              <m:t>2</m:t>
            </m:r>
          </m:sup>
        </m:sSup>
        <m:r>
          <m:rPr>
            <m:sty m:val="p"/>
          </m:rPr>
          <w:rPr>
            <w:rFonts w:ascii="Cambria Math" w:hAnsi="Cambria Math"/>
          </w:rPr>
          <m:t>=</m:t>
        </m:r>
        <m:r>
          <w:rPr>
            <w:rFonts w:ascii="Cambria Math" w:hAnsi="Cambria Math"/>
          </w:rPr>
          <m:t>0.40</m:t>
        </m:r>
      </m:oMath>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F603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B45B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94430142">
    <w:abstractNumId w:val="0"/>
  </w:num>
  <w:num w:numId="2" w16cid:durableId="999427024">
    <w:abstractNumId w:val="1"/>
  </w:num>
  <w:num w:numId="3" w16cid:durableId="1675691509">
    <w:abstractNumId w:val="1"/>
  </w:num>
  <w:num w:numId="4" w16cid:durableId="70047406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or Yelnik">
    <w15:presenceInfo w15:providerId="AD" w15:userId="S::igor.yelnik@alphidence.capital::17d5ffde-1633-4f1f-a4e6-7687477b1f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75"/>
    <w:rsid w:val="000007E1"/>
    <w:rsid w:val="0001257C"/>
    <w:rsid w:val="00055419"/>
    <w:rsid w:val="00073D80"/>
    <w:rsid w:val="000B73DF"/>
    <w:rsid w:val="000F5087"/>
    <w:rsid w:val="00163341"/>
    <w:rsid w:val="00163F6A"/>
    <w:rsid w:val="00187647"/>
    <w:rsid w:val="001A62F3"/>
    <w:rsid w:val="001A777D"/>
    <w:rsid w:val="001B743A"/>
    <w:rsid w:val="001C1DC9"/>
    <w:rsid w:val="0024020B"/>
    <w:rsid w:val="00243B70"/>
    <w:rsid w:val="002733DB"/>
    <w:rsid w:val="002A7545"/>
    <w:rsid w:val="002B4C2C"/>
    <w:rsid w:val="002E5979"/>
    <w:rsid w:val="002F3D25"/>
    <w:rsid w:val="00331F83"/>
    <w:rsid w:val="00351175"/>
    <w:rsid w:val="00391335"/>
    <w:rsid w:val="00405824"/>
    <w:rsid w:val="004223EC"/>
    <w:rsid w:val="00425435"/>
    <w:rsid w:val="004343EF"/>
    <w:rsid w:val="00463E54"/>
    <w:rsid w:val="00472868"/>
    <w:rsid w:val="004758F0"/>
    <w:rsid w:val="004873CC"/>
    <w:rsid w:val="004A0CC1"/>
    <w:rsid w:val="004C042C"/>
    <w:rsid w:val="004F566C"/>
    <w:rsid w:val="00505B81"/>
    <w:rsid w:val="005464CE"/>
    <w:rsid w:val="005634C3"/>
    <w:rsid w:val="00595D88"/>
    <w:rsid w:val="005F474F"/>
    <w:rsid w:val="0064447B"/>
    <w:rsid w:val="00663177"/>
    <w:rsid w:val="006679DA"/>
    <w:rsid w:val="007D798A"/>
    <w:rsid w:val="007E38E4"/>
    <w:rsid w:val="007E69A7"/>
    <w:rsid w:val="00811884"/>
    <w:rsid w:val="00823C57"/>
    <w:rsid w:val="008B4976"/>
    <w:rsid w:val="008E7F7E"/>
    <w:rsid w:val="00923DF7"/>
    <w:rsid w:val="009A3901"/>
    <w:rsid w:val="009D3899"/>
    <w:rsid w:val="009D559B"/>
    <w:rsid w:val="00A1752F"/>
    <w:rsid w:val="00AD134B"/>
    <w:rsid w:val="00B04985"/>
    <w:rsid w:val="00B54C4D"/>
    <w:rsid w:val="00BA1917"/>
    <w:rsid w:val="00C14C85"/>
    <w:rsid w:val="00C45A6D"/>
    <w:rsid w:val="00D0669F"/>
    <w:rsid w:val="00D342A2"/>
    <w:rsid w:val="00D40E6A"/>
    <w:rsid w:val="00D7014B"/>
    <w:rsid w:val="00DB6956"/>
    <w:rsid w:val="00DD2483"/>
    <w:rsid w:val="00E20579"/>
    <w:rsid w:val="00E25FED"/>
    <w:rsid w:val="00E378F0"/>
    <w:rsid w:val="00E7372E"/>
    <w:rsid w:val="00E96C0F"/>
    <w:rsid w:val="00F46CE5"/>
    <w:rsid w:val="00F703AD"/>
    <w:rsid w:val="00F77FFE"/>
    <w:rsid w:val="00F850FD"/>
    <w:rsid w:val="00F8533A"/>
    <w:rsid w:val="00FC1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5673"/>
  <w15:docId w15:val="{E31E2CFE-0A45-4A18-B87A-532CBCDB3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A777D"/>
    <w:pPr>
      <w:tabs>
        <w:tab w:val="center" w:pos="4680"/>
        <w:tab w:val="right" w:pos="9360"/>
      </w:tabs>
      <w:spacing w:after="0"/>
    </w:pPr>
  </w:style>
  <w:style w:type="character" w:customStyle="1" w:styleId="HeaderChar">
    <w:name w:val="Header Char"/>
    <w:basedOn w:val="DefaultParagraphFont"/>
    <w:link w:val="Header"/>
    <w:rsid w:val="001A777D"/>
  </w:style>
  <w:style w:type="paragraph" w:styleId="Footer">
    <w:name w:val="footer"/>
    <w:basedOn w:val="Normal"/>
    <w:link w:val="FooterChar"/>
    <w:uiPriority w:val="99"/>
    <w:rsid w:val="001A777D"/>
    <w:pPr>
      <w:tabs>
        <w:tab w:val="center" w:pos="4680"/>
        <w:tab w:val="right" w:pos="9360"/>
      </w:tabs>
      <w:spacing w:after="0"/>
    </w:pPr>
  </w:style>
  <w:style w:type="character" w:customStyle="1" w:styleId="FooterChar">
    <w:name w:val="Footer Char"/>
    <w:basedOn w:val="DefaultParagraphFont"/>
    <w:link w:val="Footer"/>
    <w:uiPriority w:val="99"/>
    <w:rsid w:val="001A777D"/>
  </w:style>
  <w:style w:type="character" w:customStyle="1" w:styleId="FootnoteTextChar">
    <w:name w:val="Footnote Text Char"/>
    <w:basedOn w:val="DefaultParagraphFont"/>
    <w:link w:val="FootnoteText"/>
    <w:uiPriority w:val="9"/>
    <w:rsid w:val="004A0CC1"/>
  </w:style>
  <w:style w:type="paragraph" w:styleId="NormalWeb">
    <w:name w:val="Normal (Web)"/>
    <w:basedOn w:val="Normal"/>
    <w:rsid w:val="009D559B"/>
    <w:rPr>
      <w:rFonts w:ascii="Times New Roman" w:hAnsi="Times New Roman" w:cs="Times New Roman"/>
    </w:rPr>
  </w:style>
  <w:style w:type="character" w:styleId="Strong">
    <w:name w:val="Strong"/>
    <w:basedOn w:val="DefaultParagraphFont"/>
    <w:uiPriority w:val="22"/>
    <w:qFormat/>
    <w:rsid w:val="005634C3"/>
    <w:rPr>
      <w:b/>
      <w:bCs/>
    </w:rPr>
  </w:style>
  <w:style w:type="paragraph" w:styleId="Revision">
    <w:name w:val="Revision"/>
    <w:hidden/>
    <w:rsid w:val="00425435"/>
    <w:pPr>
      <w:spacing w:after="0"/>
    </w:pPr>
  </w:style>
  <w:style w:type="table" w:styleId="TableGrid">
    <w:name w:val="Table Grid"/>
    <w:basedOn w:val="TableNormal"/>
    <w:rsid w:val="00595D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F77FFE"/>
    <w:rPr>
      <w:sz w:val="16"/>
      <w:szCs w:val="16"/>
    </w:rPr>
  </w:style>
  <w:style w:type="paragraph" w:styleId="CommentText">
    <w:name w:val="annotation text"/>
    <w:basedOn w:val="Normal"/>
    <w:link w:val="CommentTextChar"/>
    <w:rsid w:val="00F77FFE"/>
    <w:rPr>
      <w:sz w:val="20"/>
      <w:szCs w:val="20"/>
    </w:rPr>
  </w:style>
  <w:style w:type="character" w:customStyle="1" w:styleId="CommentTextChar">
    <w:name w:val="Comment Text Char"/>
    <w:basedOn w:val="DefaultParagraphFont"/>
    <w:link w:val="CommentText"/>
    <w:rsid w:val="00F77FFE"/>
    <w:rPr>
      <w:sz w:val="20"/>
      <w:szCs w:val="20"/>
    </w:rPr>
  </w:style>
  <w:style w:type="paragraph" w:styleId="CommentSubject">
    <w:name w:val="annotation subject"/>
    <w:basedOn w:val="CommentText"/>
    <w:next w:val="CommentText"/>
    <w:link w:val="CommentSubjectChar"/>
    <w:rsid w:val="00F77FFE"/>
    <w:rPr>
      <w:b/>
      <w:bCs/>
    </w:rPr>
  </w:style>
  <w:style w:type="character" w:customStyle="1" w:styleId="CommentSubjectChar">
    <w:name w:val="Comment Subject Char"/>
    <w:basedOn w:val="CommentTextChar"/>
    <w:link w:val="CommentSubject"/>
    <w:rsid w:val="00F77F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016/j.jbankfin.2012.01.019" TargetMode="External"/><Relationship Id="rId39" Type="http://schemas.openxmlformats.org/officeDocument/2006/relationships/theme" Target="theme/theme1.xml"/><Relationship Id="rId21" Type="http://schemas.openxmlformats.org/officeDocument/2006/relationships/hyperlink" Target="https://doi.org/10.1111/j.1540-6261.2009.01527.x" TargetMode="External"/><Relationship Id="rId34" Type="http://schemas.openxmlformats.org/officeDocument/2006/relationships/hyperlink" Target="https://doi.org/10.1111/0022-1082.00132"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111/1540-6261.00438" TargetMode="External"/><Relationship Id="rId33" Type="http://schemas.openxmlformats.org/officeDocument/2006/relationships/hyperlink" Target="https://doi.org/10.1016/0304-405X(76)90026-X"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086/209721" TargetMode="External"/><Relationship Id="rId29" Type="http://schemas.openxmlformats.org/officeDocument/2006/relationships/hyperlink" Target="https://doi.org/10.1016/j.jfineco.2018.02.0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doi.org/10.1111/j.1540-6261.1997.tb03808.x" TargetMode="External"/><Relationship Id="rId32" Type="http://schemas.openxmlformats.org/officeDocument/2006/relationships/hyperlink" Target="https://doi.org/10.1086/467244"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111/j.1540-6261.1996.tb05203.x" TargetMode="External"/><Relationship Id="rId28" Type="http://schemas.openxmlformats.org/officeDocument/2006/relationships/hyperlink" Target="https://doi.org/10.1016/j.jebo.2007.04.003" TargetMode="External"/><Relationship Id="rId36"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doi.org/10.2307/1913238"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doi.org/10.1257/jep.31.3.89" TargetMode="External"/><Relationship Id="rId27" Type="http://schemas.openxmlformats.org/officeDocument/2006/relationships/hyperlink" Target="https://doi.org/10.2469/faj.v60.n5.2657" TargetMode="External"/><Relationship Id="rId30" Type="http://schemas.openxmlformats.org/officeDocument/2006/relationships/hyperlink" Target="https://doi.org/10.2307/3003320" TargetMode="External"/><Relationship Id="rId35" Type="http://schemas.openxmlformats.org/officeDocument/2006/relationships/hyperlink" Target="https://doi.org/10.2307/2330867" TargetMode="Externa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651DB-DEA2-4FBF-8763-3FC6BF454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26</Pages>
  <Words>6661</Words>
  <Characters>41233</Characters>
  <Application>Microsoft Office Word</Application>
  <DocSecurity>0</DocSecurity>
  <Lines>723</Lines>
  <Paragraphs>325</Paragraphs>
  <ScaleCrop>false</ScaleCrop>
  <Company/>
  <LinksUpToDate>false</LinksUpToDate>
  <CharactersWithSpaces>47569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Problems: What Fee Structure Is Conducive To A Fair Choice Of Portfolio Volatility?</dc:title>
  <dc:creator>Juan F. Imbet Université Paris Dauphine;Igor Yelnik Alphidence Capital Ltd</dc:creator>
  <cp:keywords/>
  <cp:lastModifiedBy>Igor Yelnik</cp:lastModifiedBy>
  <cp:revision>12</cp:revision>
  <dcterms:created xsi:type="dcterms:W3CDTF">2026-05-05T14:04:00Z</dcterms:created>
  <dcterms:modified xsi:type="dcterms:W3CDTF">2026-05-05T16:34:00Z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studies the agency conflicts in delegated portfolio management. We develop a tractable principal-agent model in which fund managers have incentives to load on high volatility investments as a convex flow-performance relation increases their upside. This risk-seeking behavior is beneficial to managers, but not to investors. We derive the optimal incentive compatible management fee that implements the desired volatility target. Our paper provides a tractable framework with the aim to study this type of agency frictions in delegated portfolio management, and provide guidance on its implementation. We demonstrate that a simple linear approximation makes the contract between the manager and the investor easy to communicate and implement as a “pay for risk, not luck” framework.Keywords: delegated portfolio management; flow–performance convexity; incentive contracts; risk shifting JEL Codes: G11; G23; D82</vt:lpwstr>
  </property>
  <property fmtid="{D5CDD505-2E9C-101B-9397-08002B2CF9AE}" pid="3" name="bibliography">
    <vt:lpwstr>references.bib</vt:lpwstr>
  </property>
  <property fmtid="{D5CDD505-2E9C-101B-9397-08002B2CF9AE}" pid="4" name="date">
    <vt:lpwstr>2026-04-08</vt:lpwstr>
  </property>
  <property fmtid="{D5CDD505-2E9C-101B-9397-08002B2CF9AE}" pid="5" name="GrammarlyDocumentId">
    <vt:lpwstr>6d3483f9-f614-4af2-972f-3015898ebe88</vt:lpwstr>
  </property>
</Properties>
</file>